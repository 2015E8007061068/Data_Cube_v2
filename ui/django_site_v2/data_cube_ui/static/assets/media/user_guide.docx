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94317" w14:textId="77777777" w:rsidR="00697188" w:rsidRDefault="0086239E" w:rsidP="00490308">
      <w:pPr>
        <w:pStyle w:val="Heading1"/>
        <w:jc w:val="both"/>
      </w:pPr>
      <w:bookmarkStart w:id="1" w:name="_Toc441154185"/>
      <w:r>
        <w:t>User Guide</w:t>
      </w:r>
      <w:bookmarkEnd w:id="1"/>
    </w:p>
    <w:p w14:paraId="0F7F7125" w14:textId="77777777" w:rsidR="0086239E" w:rsidRDefault="0086239E" w:rsidP="00490308">
      <w:pPr>
        <w:jc w:val="both"/>
      </w:pPr>
    </w:p>
    <w:sdt>
      <w:sdtPr>
        <w:rPr>
          <w:rFonts w:asciiTheme="minorHAnsi" w:eastAsiaTheme="minorHAnsi" w:hAnsiTheme="minorHAnsi" w:cstheme="minorBidi"/>
          <w:sz w:val="22"/>
          <w:szCs w:val="22"/>
        </w:rPr>
        <w:id w:val="-1908998863"/>
        <w:docPartObj>
          <w:docPartGallery w:val="Table of Contents"/>
          <w:docPartUnique/>
        </w:docPartObj>
      </w:sdtPr>
      <w:sdtEndPr>
        <w:rPr>
          <w:b/>
          <w:bCs/>
          <w:noProof/>
        </w:rPr>
      </w:sdtEndPr>
      <w:sdtContent>
        <w:p w14:paraId="27245D3A" w14:textId="77777777" w:rsidR="0086239E" w:rsidRDefault="0086239E" w:rsidP="00490308">
          <w:pPr>
            <w:pStyle w:val="TOCHeading"/>
            <w:jc w:val="both"/>
          </w:pPr>
          <w:r>
            <w:t>Table of Contents</w:t>
          </w:r>
        </w:p>
        <w:p w14:paraId="44A2AFF2" w14:textId="77777777" w:rsidR="001F3721" w:rsidRDefault="0086239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1154185" w:history="1">
            <w:r w:rsidR="001F3721" w:rsidRPr="00B51DD7">
              <w:rPr>
                <w:rStyle w:val="Hyperlink"/>
                <w:noProof/>
              </w:rPr>
              <w:t>User Guide</w:t>
            </w:r>
            <w:r w:rsidR="001F3721">
              <w:rPr>
                <w:noProof/>
                <w:webHidden/>
              </w:rPr>
              <w:tab/>
            </w:r>
            <w:r w:rsidR="001F3721">
              <w:rPr>
                <w:noProof/>
                <w:webHidden/>
              </w:rPr>
              <w:fldChar w:fldCharType="begin"/>
            </w:r>
            <w:r w:rsidR="001F3721">
              <w:rPr>
                <w:noProof/>
                <w:webHidden/>
              </w:rPr>
              <w:instrText xml:space="preserve"> PAGEREF _Toc441154185 \h </w:instrText>
            </w:r>
            <w:r w:rsidR="001F3721">
              <w:rPr>
                <w:noProof/>
                <w:webHidden/>
              </w:rPr>
            </w:r>
            <w:r w:rsidR="001F3721">
              <w:rPr>
                <w:noProof/>
                <w:webHidden/>
              </w:rPr>
              <w:fldChar w:fldCharType="separate"/>
            </w:r>
            <w:r w:rsidR="002565FD">
              <w:rPr>
                <w:noProof/>
                <w:webHidden/>
              </w:rPr>
              <w:t>1</w:t>
            </w:r>
            <w:r w:rsidR="001F3721">
              <w:rPr>
                <w:noProof/>
                <w:webHidden/>
              </w:rPr>
              <w:fldChar w:fldCharType="end"/>
            </w:r>
          </w:hyperlink>
        </w:p>
        <w:p w14:paraId="3044B09B" w14:textId="77777777" w:rsidR="001F3721" w:rsidRDefault="001F3721" w:rsidP="002565FD">
          <w:pPr>
            <w:pStyle w:val="TOC2"/>
            <w:rPr>
              <w:rStyle w:val="Hyperlink"/>
            </w:rPr>
          </w:pPr>
          <w:hyperlink w:anchor="_Toc441154186" w:history="1">
            <w:r w:rsidRPr="00B51DD7">
              <w:rPr>
                <w:rStyle w:val="Hyperlink"/>
              </w:rPr>
              <w:t>Purpose</w:t>
            </w:r>
            <w:r>
              <w:rPr>
                <w:webHidden/>
              </w:rPr>
              <w:tab/>
            </w:r>
            <w:r>
              <w:rPr>
                <w:webHidden/>
              </w:rPr>
              <w:fldChar w:fldCharType="begin"/>
            </w:r>
            <w:r>
              <w:rPr>
                <w:webHidden/>
              </w:rPr>
              <w:instrText xml:space="preserve"> PAGEREF _Toc441154186 \h </w:instrText>
            </w:r>
            <w:r>
              <w:rPr>
                <w:webHidden/>
              </w:rPr>
            </w:r>
            <w:r>
              <w:rPr>
                <w:webHidden/>
              </w:rPr>
              <w:fldChar w:fldCharType="separate"/>
            </w:r>
            <w:r w:rsidR="002565FD">
              <w:rPr>
                <w:webHidden/>
              </w:rPr>
              <w:t>2</w:t>
            </w:r>
            <w:r>
              <w:rPr>
                <w:webHidden/>
              </w:rPr>
              <w:fldChar w:fldCharType="end"/>
            </w:r>
          </w:hyperlink>
        </w:p>
        <w:p w14:paraId="28573E2E" w14:textId="06AF657A" w:rsidR="0070546A" w:rsidRDefault="0070546A" w:rsidP="002565FD">
          <w:pPr>
            <w:pStyle w:val="TOC2"/>
            <w:rPr>
              <w:rStyle w:val="Hyperlink"/>
            </w:rPr>
          </w:pPr>
          <w:hyperlink w:anchor="_Toc441154186" w:history="1">
            <w:r>
              <w:rPr>
                <w:rStyle w:val="Hyperlink"/>
              </w:rPr>
              <w:t>Datasets</w:t>
            </w:r>
            <w:r>
              <w:rPr>
                <w:webHidden/>
              </w:rPr>
              <w:tab/>
            </w:r>
            <w:r>
              <w:rPr>
                <w:webHidden/>
              </w:rPr>
              <w:fldChar w:fldCharType="begin"/>
            </w:r>
            <w:r>
              <w:rPr>
                <w:webHidden/>
              </w:rPr>
              <w:instrText xml:space="preserve"> PAGEREF _Toc441154186 \h </w:instrText>
            </w:r>
            <w:r>
              <w:rPr>
                <w:webHidden/>
              </w:rPr>
            </w:r>
            <w:r>
              <w:rPr>
                <w:webHidden/>
              </w:rPr>
              <w:fldChar w:fldCharType="separate"/>
            </w:r>
            <w:r w:rsidR="002565FD">
              <w:rPr>
                <w:webHidden/>
              </w:rPr>
              <w:t>2</w:t>
            </w:r>
            <w:r>
              <w:rPr>
                <w:webHidden/>
              </w:rPr>
              <w:fldChar w:fldCharType="end"/>
            </w:r>
          </w:hyperlink>
        </w:p>
        <w:p w14:paraId="60A0EA74" w14:textId="5F035437" w:rsidR="001770D8" w:rsidRPr="001770D8" w:rsidRDefault="001770D8" w:rsidP="001770D8">
          <w:pPr>
            <w:pStyle w:val="TOC2"/>
            <w:rPr>
              <w:rStyle w:val="Hyperlink"/>
              <w:u w:val="none"/>
              <w:rPrChange w:id="2" w:author="Matthew I. Jondrow" w:date="2016-02-05T16:35:00Z">
                <w:rPr>
                  <w:rFonts w:eastAsiaTheme="minorEastAsia"/>
                  <w:noProof/>
                </w:rPr>
              </w:rPrChange>
            </w:rPr>
            <w:pPrChange w:id="3" w:author="Matthew I. Jondrow" w:date="2016-02-05T16:36:00Z">
              <w:pPr>
                <w:pStyle w:val="TOC2"/>
                <w:tabs>
                  <w:tab w:val="right" w:leader="dot" w:pos="9350"/>
                </w:tabs>
              </w:pPr>
            </w:pPrChange>
          </w:pPr>
          <w:r w:rsidRPr="001770D8">
            <w:rPr>
              <w:rStyle w:val="Hyperlink"/>
              <w:color w:val="auto"/>
              <w:u w:val="none"/>
              <w:rPrChange w:id="4" w:author="Matthew I. Jondrow" w:date="2016-02-05T16:36:00Z">
                <w:rPr>
                  <w:rStyle w:val="Hyperlink"/>
                  <w:noProof/>
                </w:rPr>
              </w:rPrChange>
            </w:rPr>
            <w:t>Background………………………………………………………………………………………………………………………………………….3</w:t>
          </w:r>
        </w:p>
        <w:p w14:paraId="5637EE0B" w14:textId="75E6EC5C" w:rsidR="001F3721" w:rsidRDefault="001F3721" w:rsidP="002565FD">
          <w:pPr>
            <w:pStyle w:val="TOC2"/>
            <w:rPr>
              <w:rFonts w:eastAsiaTheme="minorEastAsia"/>
            </w:rPr>
          </w:pPr>
          <w:hyperlink w:anchor="_Toc441154187" w:history="1">
            <w:r w:rsidRPr="00B51DD7">
              <w:rPr>
                <w:rStyle w:val="Hyperlink"/>
              </w:rPr>
              <w:t>Home</w:t>
            </w:r>
            <w:r>
              <w:rPr>
                <w:webHidden/>
              </w:rPr>
              <w:tab/>
            </w:r>
            <w:r>
              <w:rPr>
                <w:webHidden/>
              </w:rPr>
              <w:fldChar w:fldCharType="begin"/>
            </w:r>
            <w:r>
              <w:rPr>
                <w:webHidden/>
              </w:rPr>
              <w:instrText xml:space="preserve"> PAGEREF _Toc441154187 \h </w:instrText>
            </w:r>
            <w:r>
              <w:rPr>
                <w:webHidden/>
              </w:rPr>
            </w:r>
            <w:r>
              <w:rPr>
                <w:webHidden/>
              </w:rPr>
              <w:fldChar w:fldCharType="separate"/>
            </w:r>
            <w:r w:rsidR="002565FD">
              <w:rPr>
                <w:webHidden/>
              </w:rPr>
              <w:t>4</w:t>
            </w:r>
            <w:r>
              <w:rPr>
                <w:webHidden/>
              </w:rPr>
              <w:fldChar w:fldCharType="end"/>
            </w:r>
          </w:hyperlink>
        </w:p>
        <w:p w14:paraId="3AB3FDA1" w14:textId="37067ECE" w:rsidR="001F3721" w:rsidRDefault="001F3721" w:rsidP="002565FD">
          <w:pPr>
            <w:pStyle w:val="TOC2"/>
            <w:rPr>
              <w:rFonts w:eastAsiaTheme="minorEastAsia"/>
            </w:rPr>
          </w:pPr>
          <w:hyperlink w:anchor="_Toc441154188" w:history="1">
            <w:r w:rsidRPr="00B51DD7">
              <w:rPr>
                <w:rStyle w:val="Hyperlink"/>
              </w:rPr>
              <w:t>Map Tool</w:t>
            </w:r>
            <w:r>
              <w:rPr>
                <w:webHidden/>
              </w:rPr>
              <w:tab/>
            </w:r>
            <w:r>
              <w:rPr>
                <w:webHidden/>
              </w:rPr>
              <w:fldChar w:fldCharType="begin"/>
            </w:r>
            <w:r>
              <w:rPr>
                <w:webHidden/>
              </w:rPr>
              <w:instrText xml:space="preserve"> PAGEREF _Toc441154188 \h </w:instrText>
            </w:r>
            <w:r>
              <w:rPr>
                <w:webHidden/>
              </w:rPr>
            </w:r>
            <w:r>
              <w:rPr>
                <w:webHidden/>
              </w:rPr>
              <w:fldChar w:fldCharType="separate"/>
            </w:r>
            <w:r w:rsidR="002565FD">
              <w:rPr>
                <w:webHidden/>
              </w:rPr>
              <w:t>5</w:t>
            </w:r>
            <w:r>
              <w:rPr>
                <w:webHidden/>
              </w:rPr>
              <w:fldChar w:fldCharType="end"/>
            </w:r>
          </w:hyperlink>
        </w:p>
        <w:p w14:paraId="2615D6F7" w14:textId="0F3B8892" w:rsidR="001F3721" w:rsidRDefault="001F3721">
          <w:pPr>
            <w:pStyle w:val="TOC3"/>
            <w:tabs>
              <w:tab w:val="right" w:leader="dot" w:pos="9350"/>
            </w:tabs>
            <w:rPr>
              <w:rFonts w:eastAsiaTheme="minorEastAsia"/>
              <w:noProof/>
            </w:rPr>
          </w:pPr>
          <w:hyperlink w:anchor="_Toc441154189" w:history="1">
            <w:r w:rsidRPr="00B51DD7">
              <w:rPr>
                <w:rStyle w:val="Hyperlink"/>
                <w:noProof/>
              </w:rPr>
              <w:t>Filters Tab</w:t>
            </w:r>
            <w:r>
              <w:rPr>
                <w:noProof/>
                <w:webHidden/>
              </w:rPr>
              <w:tab/>
            </w:r>
            <w:r>
              <w:rPr>
                <w:noProof/>
                <w:webHidden/>
              </w:rPr>
              <w:fldChar w:fldCharType="begin"/>
            </w:r>
            <w:r>
              <w:rPr>
                <w:noProof/>
                <w:webHidden/>
              </w:rPr>
              <w:instrText xml:space="preserve"> PAGEREF _Toc441154189 \h </w:instrText>
            </w:r>
            <w:r>
              <w:rPr>
                <w:noProof/>
                <w:webHidden/>
              </w:rPr>
            </w:r>
            <w:r>
              <w:rPr>
                <w:noProof/>
                <w:webHidden/>
              </w:rPr>
              <w:fldChar w:fldCharType="separate"/>
            </w:r>
            <w:r w:rsidR="002565FD">
              <w:rPr>
                <w:noProof/>
                <w:webHidden/>
              </w:rPr>
              <w:t>5</w:t>
            </w:r>
            <w:r>
              <w:rPr>
                <w:noProof/>
                <w:webHidden/>
              </w:rPr>
              <w:fldChar w:fldCharType="end"/>
            </w:r>
          </w:hyperlink>
        </w:p>
        <w:p w14:paraId="2EE49487" w14:textId="79F2F372" w:rsidR="001F3721" w:rsidRDefault="001F3721">
          <w:pPr>
            <w:pStyle w:val="TOC3"/>
            <w:tabs>
              <w:tab w:val="right" w:leader="dot" w:pos="9350"/>
            </w:tabs>
            <w:rPr>
              <w:rFonts w:eastAsiaTheme="minorEastAsia"/>
              <w:noProof/>
            </w:rPr>
          </w:pPr>
          <w:hyperlink w:anchor="_Toc441154190" w:history="1">
            <w:r w:rsidRPr="00B51DD7">
              <w:rPr>
                <w:rStyle w:val="Hyperlink"/>
                <w:noProof/>
              </w:rPr>
              <w:t>Results Tab</w:t>
            </w:r>
            <w:r>
              <w:rPr>
                <w:noProof/>
                <w:webHidden/>
              </w:rPr>
              <w:tab/>
            </w:r>
            <w:r>
              <w:rPr>
                <w:noProof/>
                <w:webHidden/>
              </w:rPr>
              <w:fldChar w:fldCharType="begin"/>
            </w:r>
            <w:r>
              <w:rPr>
                <w:noProof/>
                <w:webHidden/>
              </w:rPr>
              <w:instrText xml:space="preserve"> PAGEREF _Toc441154190 \h </w:instrText>
            </w:r>
            <w:r>
              <w:rPr>
                <w:noProof/>
                <w:webHidden/>
              </w:rPr>
            </w:r>
            <w:r>
              <w:rPr>
                <w:noProof/>
                <w:webHidden/>
              </w:rPr>
              <w:fldChar w:fldCharType="separate"/>
            </w:r>
            <w:r w:rsidR="002565FD">
              <w:rPr>
                <w:noProof/>
                <w:webHidden/>
              </w:rPr>
              <w:t>9</w:t>
            </w:r>
            <w:r>
              <w:rPr>
                <w:noProof/>
                <w:webHidden/>
              </w:rPr>
              <w:fldChar w:fldCharType="end"/>
            </w:r>
          </w:hyperlink>
        </w:p>
        <w:p w14:paraId="1222CDDF" w14:textId="78725545" w:rsidR="001F3721" w:rsidRDefault="001F3721">
          <w:pPr>
            <w:pStyle w:val="TOC3"/>
            <w:tabs>
              <w:tab w:val="right" w:leader="dot" w:pos="9350"/>
            </w:tabs>
            <w:rPr>
              <w:rFonts w:eastAsiaTheme="minorEastAsia"/>
              <w:noProof/>
            </w:rPr>
          </w:pPr>
          <w:hyperlink w:anchor="_Toc441154191" w:history="1">
            <w:r w:rsidRPr="00B51DD7">
              <w:rPr>
                <w:rStyle w:val="Hyperlink"/>
                <w:noProof/>
              </w:rPr>
              <w:t>Output Tab</w:t>
            </w:r>
            <w:r>
              <w:rPr>
                <w:noProof/>
                <w:webHidden/>
              </w:rPr>
              <w:tab/>
            </w:r>
            <w:r>
              <w:rPr>
                <w:noProof/>
                <w:webHidden/>
              </w:rPr>
              <w:fldChar w:fldCharType="begin"/>
            </w:r>
            <w:r>
              <w:rPr>
                <w:noProof/>
                <w:webHidden/>
              </w:rPr>
              <w:instrText xml:space="preserve"> PAGEREF _Toc441154191 \h </w:instrText>
            </w:r>
            <w:r>
              <w:rPr>
                <w:noProof/>
                <w:webHidden/>
              </w:rPr>
            </w:r>
            <w:r>
              <w:rPr>
                <w:noProof/>
                <w:webHidden/>
              </w:rPr>
              <w:fldChar w:fldCharType="separate"/>
            </w:r>
            <w:r w:rsidR="002565FD">
              <w:rPr>
                <w:noProof/>
                <w:webHidden/>
              </w:rPr>
              <w:t>11</w:t>
            </w:r>
            <w:r>
              <w:rPr>
                <w:noProof/>
                <w:webHidden/>
              </w:rPr>
              <w:fldChar w:fldCharType="end"/>
            </w:r>
          </w:hyperlink>
        </w:p>
        <w:p w14:paraId="5C409AC8" w14:textId="553E37D1" w:rsidR="001F3721" w:rsidRDefault="001F3721" w:rsidP="002565FD">
          <w:pPr>
            <w:pStyle w:val="TOC2"/>
            <w:rPr>
              <w:rFonts w:eastAsiaTheme="minorEastAsia"/>
            </w:rPr>
          </w:pPr>
          <w:hyperlink w:anchor="_Toc441154192" w:history="1">
            <w:r w:rsidRPr="00B51DD7">
              <w:rPr>
                <w:rStyle w:val="Hyperlink"/>
              </w:rPr>
              <w:t>Task Manager</w:t>
            </w:r>
            <w:r>
              <w:rPr>
                <w:webHidden/>
              </w:rPr>
              <w:tab/>
            </w:r>
            <w:r>
              <w:rPr>
                <w:webHidden/>
              </w:rPr>
              <w:fldChar w:fldCharType="begin"/>
            </w:r>
            <w:r>
              <w:rPr>
                <w:webHidden/>
              </w:rPr>
              <w:instrText xml:space="preserve"> PAGEREF _Toc441154192 \h </w:instrText>
            </w:r>
            <w:r>
              <w:rPr>
                <w:webHidden/>
              </w:rPr>
            </w:r>
            <w:r>
              <w:rPr>
                <w:webHidden/>
              </w:rPr>
              <w:fldChar w:fldCharType="separate"/>
            </w:r>
            <w:r w:rsidR="002565FD">
              <w:rPr>
                <w:webHidden/>
              </w:rPr>
              <w:t>13</w:t>
            </w:r>
            <w:r>
              <w:rPr>
                <w:webHidden/>
              </w:rPr>
              <w:fldChar w:fldCharType="end"/>
            </w:r>
          </w:hyperlink>
        </w:p>
        <w:p w14:paraId="5D020848" w14:textId="77777777" w:rsidR="0086239E" w:rsidRDefault="0086239E" w:rsidP="00490308">
          <w:pPr>
            <w:jc w:val="both"/>
          </w:pPr>
          <w:r>
            <w:rPr>
              <w:b/>
              <w:bCs/>
              <w:noProof/>
            </w:rPr>
            <w:fldChar w:fldCharType="end"/>
          </w:r>
        </w:p>
      </w:sdtContent>
    </w:sdt>
    <w:p w14:paraId="32049583" w14:textId="77777777" w:rsidR="0086239E" w:rsidRDefault="0086239E" w:rsidP="00490308">
      <w:pPr>
        <w:jc w:val="both"/>
        <w:rPr>
          <w:rFonts w:asciiTheme="majorHAnsi" w:eastAsiaTheme="majorEastAsia" w:hAnsiTheme="majorHAnsi" w:cstheme="majorBidi"/>
          <w:color w:val="2E74B5" w:themeColor="accent1" w:themeShade="BF"/>
          <w:sz w:val="26"/>
          <w:szCs w:val="26"/>
        </w:rPr>
      </w:pPr>
      <w:r>
        <w:br w:type="page"/>
      </w:r>
    </w:p>
    <w:p w14:paraId="281F9D47" w14:textId="744807C0" w:rsidR="00C1313F" w:rsidRDefault="00C1313F" w:rsidP="00490308">
      <w:pPr>
        <w:pStyle w:val="Heading2"/>
        <w:jc w:val="both"/>
      </w:pPr>
      <w:bookmarkStart w:id="5" w:name="_Toc441154186"/>
      <w:r>
        <w:lastRenderedPageBreak/>
        <w:t>Purpose:</w:t>
      </w:r>
    </w:p>
    <w:p w14:paraId="3AA20289" w14:textId="648144EB" w:rsidR="00C1313F" w:rsidRPr="001770D8" w:rsidRDefault="00C1313F" w:rsidP="001770D8">
      <w:pPr>
        <w:rPr>
          <w:rFonts w:ascii="Times New Roman" w:eastAsia="Times New Roman" w:hAnsi="Times New Roman" w:cs="Times New Roman"/>
          <w:sz w:val="24"/>
          <w:szCs w:val="24"/>
        </w:rPr>
      </w:pPr>
      <w:r w:rsidRPr="001770D8">
        <w:rPr>
          <w:rFonts w:ascii="Times New Roman" w:eastAsia="Times New Roman" w:hAnsi="Times New Roman" w:cs="Times New Roman"/>
          <w:sz w:val="24"/>
          <w:szCs w:val="24"/>
        </w:rPr>
        <w:t>This tool queries a Data Cube to produce custom cloud-free mosaics for any defined spatial region and time period (multi-year, multi-month). Output can be displayed in several RGB false color composites and saved in JPEG and GEOTIFF format for additional offline analysis.  Statistics are also available for image area, total pixels, percent of pixels without valid land data (clouds, cloud shadows, missing data), and the underlying Landsat scene count and scene IDs</w:t>
      </w:r>
      <w:r w:rsidR="000D59BE">
        <w:rPr>
          <w:rFonts w:ascii="Times New Roman" w:eastAsia="Times New Roman" w:hAnsi="Times New Roman" w:cs="Times New Roman"/>
          <w:sz w:val="24"/>
          <w:szCs w:val="24"/>
        </w:rPr>
        <w:t>.</w:t>
      </w:r>
    </w:p>
    <w:p w14:paraId="0332044D" w14:textId="4F08369B" w:rsidR="00C1313F" w:rsidRDefault="00C1313F" w:rsidP="00C1313F">
      <w:pPr>
        <w:pStyle w:val="Heading2"/>
        <w:jc w:val="both"/>
      </w:pPr>
      <w:r>
        <w:t>Datasets:</w:t>
      </w:r>
    </w:p>
    <w:p w14:paraId="69DD226C" w14:textId="0B00161A" w:rsidR="00C1313F" w:rsidRDefault="00C1313F" w:rsidP="001770D8">
      <w:pPr>
        <w:rPr>
          <w:rFonts w:ascii="Times New Roman" w:eastAsia="Times New Roman" w:hAnsi="Times New Roman" w:cs="Times New Roman"/>
          <w:sz w:val="24"/>
          <w:szCs w:val="24"/>
        </w:rPr>
      </w:pPr>
      <w:r w:rsidRPr="001770D8">
        <w:rPr>
          <w:rFonts w:ascii="Times New Roman" w:eastAsia="Times New Roman" w:hAnsi="Times New Roman" w:cs="Times New Roman"/>
          <w:sz w:val="24"/>
          <w:szCs w:val="24"/>
        </w:rPr>
        <w:t>The current version of this tool only uses Landsat 7 and Landsat 8.  Data from these missions has been processed into surface reflectance products (via USGS ordering) and ingested into a Data Cube format where pixel information is stored in a 1-deg x 1-deg tiles using a UTM (WGS84) grid projection.  The boundaries of these tiles are shown in the user interface as “red lines”. Analyses using this tool are conducted on a tile basis where each tile contains the full time series of the data over this spatial region.</w:t>
      </w:r>
    </w:p>
    <w:p w14:paraId="394FE9AE" w14:textId="1380B177" w:rsidR="00D87039" w:rsidRPr="001770D8" w:rsidRDefault="00D87039" w:rsidP="001770D8">
      <w:pPr>
        <w:rPr>
          <w:rFonts w:ascii="Times New Roman" w:eastAsia="Times New Roman" w:hAnsi="Times New Roman" w:cs="Times New Roman"/>
          <w:b/>
          <w:sz w:val="24"/>
          <w:szCs w:val="24"/>
        </w:rPr>
      </w:pPr>
      <w:r w:rsidRPr="001770D8">
        <w:rPr>
          <w:rFonts w:ascii="Times New Roman" w:eastAsia="Times New Roman" w:hAnsi="Times New Roman" w:cs="Times New Roman"/>
          <w:b/>
          <w:sz w:val="24"/>
          <w:szCs w:val="24"/>
        </w:rPr>
        <w:t>Kenya</w:t>
      </w:r>
    </w:p>
    <w:p w14:paraId="76BAC4F9" w14:textId="77777777" w:rsidR="00D87039" w:rsidRPr="00C23CF0" w:rsidRDefault="00D87039" w:rsidP="00D87039">
      <w:pPr>
        <w:rPr>
          <w:rFonts w:ascii="Times New Roman" w:eastAsia="Times New Roman" w:hAnsi="Times New Roman" w:cs="Times New Roman"/>
          <w:sz w:val="24"/>
          <w:szCs w:val="24"/>
          <w:u w:val="single"/>
        </w:rPr>
      </w:pPr>
      <w:r w:rsidRPr="00C23CF0">
        <w:rPr>
          <w:rFonts w:ascii="Times New Roman" w:eastAsia="Times New Roman" w:hAnsi="Times New Roman" w:cs="Times New Roman"/>
          <w:sz w:val="24"/>
          <w:szCs w:val="24"/>
          <w:u w:val="single"/>
        </w:rPr>
        <w:t>Landsat 7</w:t>
      </w:r>
    </w:p>
    <w:p w14:paraId="04307D61" w14:textId="258642A0" w:rsidR="001310E7" w:rsidRDefault="00D87039" w:rsidP="00D8703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 xml:space="preserve">Date range: </w:t>
      </w:r>
      <w:r w:rsidR="001310E7" w:rsidRPr="001310E7">
        <w:rPr>
          <w:rFonts w:ascii="Times New Roman" w:eastAsia="Times New Roman" w:hAnsi="Times New Roman" w:cs="Times New Roman"/>
          <w:sz w:val="24"/>
          <w:szCs w:val="24"/>
        </w:rPr>
        <w:t>2000-01-04 07:35:12</w:t>
      </w:r>
      <w:r w:rsidR="001310E7">
        <w:rPr>
          <w:rFonts w:ascii="Times New Roman" w:eastAsia="Times New Roman" w:hAnsi="Times New Roman" w:cs="Times New Roman"/>
          <w:sz w:val="24"/>
          <w:szCs w:val="24"/>
        </w:rPr>
        <w:t xml:space="preserve"> </w:t>
      </w:r>
      <w:r w:rsidRPr="00C23CF0">
        <w:rPr>
          <w:rFonts w:ascii="Times New Roman" w:eastAsia="Times New Roman" w:hAnsi="Times New Roman" w:cs="Times New Roman"/>
          <w:sz w:val="24"/>
          <w:szCs w:val="24"/>
        </w:rPr>
        <w:t xml:space="preserve">to </w:t>
      </w:r>
      <w:r w:rsidR="001310E7" w:rsidRPr="001310E7">
        <w:rPr>
          <w:rFonts w:ascii="Times New Roman" w:eastAsia="Times New Roman" w:hAnsi="Times New Roman" w:cs="Times New Roman"/>
          <w:sz w:val="24"/>
          <w:szCs w:val="24"/>
        </w:rPr>
        <w:t>2015-01-20 07:48:18</w:t>
      </w:r>
    </w:p>
    <w:p w14:paraId="48B9BAC4" w14:textId="5346AE41" w:rsidR="00D87039" w:rsidRDefault="00D87039" w:rsidP="00D8703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 xml:space="preserve">Spatial Range: Entire Country (Kenya) </w:t>
      </w:r>
    </w:p>
    <w:p w14:paraId="183ECEF1" w14:textId="77777777" w:rsidR="00D87039" w:rsidRPr="00C23CF0" w:rsidRDefault="00D87039" w:rsidP="00D87039">
      <w:pPr>
        <w:spacing w:after="0"/>
        <w:rPr>
          <w:rFonts w:ascii="Times New Roman" w:eastAsia="Times New Roman" w:hAnsi="Times New Roman" w:cs="Times New Roman"/>
          <w:sz w:val="24"/>
          <w:szCs w:val="24"/>
        </w:rPr>
      </w:pPr>
    </w:p>
    <w:p w14:paraId="3C95AFF2" w14:textId="77777777" w:rsidR="00D87039" w:rsidRPr="008B26D6" w:rsidRDefault="00D87039" w:rsidP="00D87039">
      <w:pPr>
        <w:rPr>
          <w:rFonts w:ascii="Times New Roman" w:eastAsia="Times New Roman" w:hAnsi="Times New Roman" w:cs="Times New Roman"/>
          <w:sz w:val="24"/>
          <w:szCs w:val="24"/>
          <w:u w:val="single"/>
        </w:rPr>
      </w:pPr>
      <w:r w:rsidRPr="008B26D6">
        <w:rPr>
          <w:rFonts w:ascii="Times New Roman" w:eastAsia="Times New Roman" w:hAnsi="Times New Roman" w:cs="Times New Roman"/>
          <w:sz w:val="24"/>
          <w:szCs w:val="24"/>
          <w:u w:val="single"/>
        </w:rPr>
        <w:t xml:space="preserve">Landsat </w:t>
      </w:r>
      <w:r>
        <w:rPr>
          <w:rFonts w:ascii="Times New Roman" w:eastAsia="Times New Roman" w:hAnsi="Times New Roman" w:cs="Times New Roman"/>
          <w:sz w:val="24"/>
          <w:szCs w:val="24"/>
          <w:u w:val="single"/>
        </w:rPr>
        <w:t>8</w:t>
      </w:r>
    </w:p>
    <w:p w14:paraId="558B99D3" w14:textId="20C5FC59" w:rsidR="00D87039" w:rsidRPr="008B26D6" w:rsidRDefault="00D87039" w:rsidP="00D87039">
      <w:pPr>
        <w:spacing w:after="0"/>
        <w:rPr>
          <w:rFonts w:ascii="Times New Roman" w:eastAsia="Times New Roman" w:hAnsi="Times New Roman" w:cs="Times New Roman"/>
          <w:sz w:val="24"/>
          <w:szCs w:val="24"/>
        </w:rPr>
      </w:pPr>
      <w:r w:rsidRPr="008B26D6">
        <w:rPr>
          <w:rFonts w:ascii="Times New Roman" w:eastAsia="Times New Roman" w:hAnsi="Times New Roman" w:cs="Times New Roman"/>
          <w:sz w:val="24"/>
          <w:szCs w:val="24"/>
        </w:rPr>
        <w:t xml:space="preserve">Date range: </w:t>
      </w:r>
      <w:r w:rsidR="001310E7" w:rsidRPr="001310E7">
        <w:rPr>
          <w:rFonts w:ascii="Times New Roman" w:eastAsia="Times New Roman" w:hAnsi="Times New Roman" w:cs="Times New Roman"/>
          <w:sz w:val="24"/>
          <w:szCs w:val="24"/>
        </w:rPr>
        <w:t>2013-04-12 07:49:33</w:t>
      </w:r>
      <w:r w:rsidR="001310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1310E7">
        <w:rPr>
          <w:rFonts w:ascii="Times New Roman" w:eastAsia="Times New Roman" w:hAnsi="Times New Roman" w:cs="Times New Roman"/>
          <w:sz w:val="24"/>
          <w:szCs w:val="24"/>
        </w:rPr>
        <w:t>2014-12-18 07:55:40</w:t>
      </w:r>
    </w:p>
    <w:p w14:paraId="6799155B" w14:textId="736A7D57" w:rsidR="00D87039" w:rsidRDefault="00D87039" w:rsidP="00D87039">
      <w:pPr>
        <w:spacing w:after="0"/>
        <w:rPr>
          <w:rFonts w:ascii="Times New Roman" w:eastAsia="Times New Roman" w:hAnsi="Times New Roman" w:cs="Times New Roman"/>
          <w:sz w:val="24"/>
          <w:szCs w:val="24"/>
        </w:rPr>
      </w:pPr>
      <w:r w:rsidRPr="008B26D6">
        <w:rPr>
          <w:rFonts w:ascii="Times New Roman" w:eastAsia="Times New Roman" w:hAnsi="Times New Roman" w:cs="Times New Roman"/>
          <w:sz w:val="24"/>
          <w:szCs w:val="24"/>
        </w:rPr>
        <w:t xml:space="preserve">Spatial Range: Entire Country (Kenya) </w:t>
      </w:r>
    </w:p>
    <w:p w14:paraId="16D8BABD" w14:textId="77777777" w:rsidR="00D87039" w:rsidRDefault="00D87039" w:rsidP="001770D8">
      <w:pPr>
        <w:rPr>
          <w:rFonts w:ascii="Times New Roman" w:eastAsia="Times New Roman" w:hAnsi="Times New Roman" w:cs="Times New Roman"/>
          <w:sz w:val="24"/>
          <w:szCs w:val="24"/>
        </w:rPr>
      </w:pPr>
    </w:p>
    <w:p w14:paraId="4B24DCAD" w14:textId="122670D2" w:rsidR="00D87039" w:rsidRPr="001770D8" w:rsidRDefault="00D87039" w:rsidP="001770D8">
      <w:pPr>
        <w:rPr>
          <w:rFonts w:ascii="Times New Roman" w:eastAsia="Times New Roman" w:hAnsi="Times New Roman" w:cs="Times New Roman"/>
          <w:b/>
          <w:sz w:val="24"/>
          <w:szCs w:val="24"/>
        </w:rPr>
      </w:pPr>
      <w:r w:rsidRPr="001770D8">
        <w:rPr>
          <w:rFonts w:ascii="Times New Roman" w:eastAsia="Times New Roman" w:hAnsi="Times New Roman" w:cs="Times New Roman"/>
          <w:b/>
          <w:sz w:val="24"/>
          <w:szCs w:val="24"/>
        </w:rPr>
        <w:t>Colombia</w:t>
      </w:r>
    </w:p>
    <w:p w14:paraId="6032A666" w14:textId="17802E26" w:rsidR="00D87039" w:rsidDel="001770D8" w:rsidRDefault="00D87039" w:rsidP="001770D8">
      <w:pPr>
        <w:rPr>
          <w:del w:id="6" w:author="Matthew I. Jondrow" w:date="2016-02-05T16:36:00Z"/>
          <w:rFonts w:ascii="Times New Roman" w:eastAsia="Times New Roman" w:hAnsi="Times New Roman" w:cs="Times New Roman"/>
          <w:sz w:val="24"/>
          <w:szCs w:val="24"/>
        </w:rPr>
      </w:pPr>
    </w:p>
    <w:p w14:paraId="3F741A20" w14:textId="41042E9F" w:rsidR="00D87039" w:rsidRPr="00C23CF0" w:rsidRDefault="00D87039" w:rsidP="00D8703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Landsat 5</w:t>
      </w:r>
    </w:p>
    <w:p w14:paraId="641B1F7B" w14:textId="13F6B2CD" w:rsidR="00D87039" w:rsidRPr="00C23CF0" w:rsidRDefault="00D87039" w:rsidP="00D8703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 xml:space="preserve">Date range: </w:t>
      </w:r>
      <w:r w:rsidR="00A659E8" w:rsidRPr="00A659E8">
        <w:rPr>
          <w:rFonts w:ascii="Times New Roman" w:eastAsia="Times New Roman" w:hAnsi="Times New Roman" w:cs="Times New Roman"/>
          <w:sz w:val="24"/>
          <w:szCs w:val="24"/>
        </w:rPr>
        <w:t>1998-01-05 14:48:49</w:t>
      </w:r>
      <w:r w:rsidR="00A659E8">
        <w:rPr>
          <w:rFonts w:ascii="Times New Roman" w:eastAsia="Times New Roman" w:hAnsi="Times New Roman" w:cs="Times New Roman"/>
          <w:sz w:val="24"/>
          <w:szCs w:val="24"/>
        </w:rPr>
        <w:t xml:space="preserve"> </w:t>
      </w:r>
      <w:r w:rsidRPr="00C23CF0">
        <w:rPr>
          <w:rFonts w:ascii="Times New Roman" w:eastAsia="Times New Roman" w:hAnsi="Times New Roman" w:cs="Times New Roman"/>
          <w:sz w:val="24"/>
          <w:szCs w:val="24"/>
        </w:rPr>
        <w:t xml:space="preserve">to </w:t>
      </w:r>
      <w:r w:rsidR="00A659E8" w:rsidRPr="00A659E8">
        <w:rPr>
          <w:rFonts w:ascii="Times New Roman" w:eastAsia="Times New Roman" w:hAnsi="Times New Roman" w:cs="Times New Roman"/>
          <w:sz w:val="24"/>
          <w:szCs w:val="24"/>
        </w:rPr>
        <w:t>2011-11-02 14:55:33</w:t>
      </w:r>
    </w:p>
    <w:p w14:paraId="3CA64613" w14:textId="7B4EBD33" w:rsidR="00791159" w:rsidRDefault="00D87039" w:rsidP="00D8703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Spatial Range: 4 Path-Row regions (</w:t>
      </w:r>
      <w:r w:rsidR="00791159">
        <w:rPr>
          <w:rFonts w:ascii="Times New Roman" w:eastAsia="Times New Roman" w:hAnsi="Times New Roman" w:cs="Times New Roman"/>
          <w:sz w:val="24"/>
          <w:szCs w:val="24"/>
        </w:rPr>
        <w:t>7/59,7/60,8/59,8/60) for Colombia</w:t>
      </w:r>
    </w:p>
    <w:p w14:paraId="49C49D70" w14:textId="77777777" w:rsidR="00D87039" w:rsidRPr="001770D8" w:rsidRDefault="00D87039" w:rsidP="001770D8">
      <w:pPr>
        <w:rPr>
          <w:rFonts w:ascii="Times New Roman" w:eastAsia="Times New Roman" w:hAnsi="Times New Roman" w:cs="Times New Roman"/>
          <w:sz w:val="24"/>
          <w:szCs w:val="24"/>
        </w:rPr>
      </w:pPr>
    </w:p>
    <w:p w14:paraId="0CFAC263" w14:textId="4923EBAC" w:rsidR="00C1313F" w:rsidRPr="001770D8" w:rsidRDefault="00011463" w:rsidP="001770D8">
      <w:pPr>
        <w:rPr>
          <w:rFonts w:ascii="Times New Roman" w:eastAsia="Times New Roman" w:hAnsi="Times New Roman" w:cs="Times New Roman"/>
          <w:sz w:val="24"/>
          <w:szCs w:val="24"/>
          <w:u w:val="single"/>
        </w:rPr>
      </w:pPr>
      <w:r w:rsidRPr="001770D8">
        <w:rPr>
          <w:rFonts w:ascii="Times New Roman" w:eastAsia="Times New Roman" w:hAnsi="Times New Roman" w:cs="Times New Roman"/>
          <w:sz w:val="24"/>
          <w:szCs w:val="24"/>
          <w:u w:val="single"/>
        </w:rPr>
        <w:t>Landsat 7</w:t>
      </w:r>
    </w:p>
    <w:p w14:paraId="5E58BCBE" w14:textId="785DF8BA" w:rsidR="00A659E8" w:rsidRDefault="00011463" w:rsidP="00791159">
      <w:pPr>
        <w:spacing w:after="0"/>
        <w:rPr>
          <w:rFonts w:ascii="Times New Roman" w:eastAsia="Times New Roman" w:hAnsi="Times New Roman" w:cs="Times New Roman"/>
          <w:sz w:val="24"/>
          <w:szCs w:val="24"/>
        </w:rPr>
      </w:pPr>
      <w:r w:rsidRPr="001770D8">
        <w:rPr>
          <w:rFonts w:ascii="Times New Roman" w:eastAsia="Times New Roman" w:hAnsi="Times New Roman" w:cs="Times New Roman"/>
          <w:sz w:val="24"/>
          <w:szCs w:val="24"/>
        </w:rPr>
        <w:t xml:space="preserve">Date range: </w:t>
      </w:r>
      <w:r w:rsidR="00A659E8">
        <w:rPr>
          <w:rFonts w:ascii="Times New Roman" w:eastAsia="Times New Roman" w:hAnsi="Times New Roman" w:cs="Times New Roman"/>
          <w:sz w:val="24"/>
          <w:szCs w:val="24"/>
        </w:rPr>
        <w:t xml:space="preserve">1999-07-11 15:06:20 to </w:t>
      </w:r>
      <w:r w:rsidR="00A659E8" w:rsidRPr="00A659E8">
        <w:rPr>
          <w:rFonts w:ascii="Times New Roman" w:eastAsia="Times New Roman" w:hAnsi="Times New Roman" w:cs="Times New Roman"/>
          <w:sz w:val="24"/>
          <w:szCs w:val="24"/>
        </w:rPr>
        <w:t>2015-08-24 15:13:47</w:t>
      </w:r>
    </w:p>
    <w:p w14:paraId="472D0FE5" w14:textId="0D4DAFCD" w:rsidR="00791159" w:rsidRDefault="00791159" w:rsidP="0079115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Spatial Range: 4 Path-Row regions (</w:t>
      </w:r>
      <w:r>
        <w:rPr>
          <w:rFonts w:ascii="Times New Roman" w:eastAsia="Times New Roman" w:hAnsi="Times New Roman" w:cs="Times New Roman"/>
          <w:sz w:val="24"/>
          <w:szCs w:val="24"/>
        </w:rPr>
        <w:t>7/59,7/60,8/59,8/60) for Colombia</w:t>
      </w:r>
    </w:p>
    <w:p w14:paraId="4CCB7712" w14:textId="77777777" w:rsidR="00480B90" w:rsidRPr="001770D8" w:rsidRDefault="00480B90" w:rsidP="001770D8">
      <w:pPr>
        <w:spacing w:after="0"/>
        <w:rPr>
          <w:rFonts w:ascii="Times New Roman" w:eastAsia="Times New Roman" w:hAnsi="Times New Roman" w:cs="Times New Roman"/>
          <w:sz w:val="24"/>
          <w:szCs w:val="24"/>
        </w:rPr>
      </w:pPr>
    </w:p>
    <w:p w14:paraId="7AA5FC42" w14:textId="0D0484CE" w:rsidR="00480B90" w:rsidRPr="008B26D6" w:rsidRDefault="00480B90" w:rsidP="00480B90">
      <w:pPr>
        <w:rPr>
          <w:rFonts w:ascii="Times New Roman" w:eastAsia="Times New Roman" w:hAnsi="Times New Roman" w:cs="Times New Roman"/>
          <w:sz w:val="24"/>
          <w:szCs w:val="24"/>
          <w:u w:val="single"/>
        </w:rPr>
      </w:pPr>
      <w:r w:rsidRPr="008B26D6">
        <w:rPr>
          <w:rFonts w:ascii="Times New Roman" w:eastAsia="Times New Roman" w:hAnsi="Times New Roman" w:cs="Times New Roman"/>
          <w:sz w:val="24"/>
          <w:szCs w:val="24"/>
          <w:u w:val="single"/>
        </w:rPr>
        <w:t xml:space="preserve">Landsat </w:t>
      </w:r>
      <w:r>
        <w:rPr>
          <w:rFonts w:ascii="Times New Roman" w:eastAsia="Times New Roman" w:hAnsi="Times New Roman" w:cs="Times New Roman"/>
          <w:sz w:val="24"/>
          <w:szCs w:val="24"/>
          <w:u w:val="single"/>
        </w:rPr>
        <w:t>8</w:t>
      </w:r>
    </w:p>
    <w:p w14:paraId="54B97A5A" w14:textId="44AE009B" w:rsidR="00480B90" w:rsidRPr="008B26D6" w:rsidRDefault="00480B90" w:rsidP="00480B90">
      <w:pPr>
        <w:spacing w:after="0"/>
        <w:rPr>
          <w:rFonts w:ascii="Times New Roman" w:eastAsia="Times New Roman" w:hAnsi="Times New Roman" w:cs="Times New Roman"/>
          <w:sz w:val="24"/>
          <w:szCs w:val="24"/>
        </w:rPr>
      </w:pPr>
      <w:bookmarkStart w:id="7" w:name="_GoBack"/>
      <w:bookmarkEnd w:id="7"/>
      <w:r w:rsidRPr="008B26D6">
        <w:rPr>
          <w:rFonts w:ascii="Times New Roman" w:eastAsia="Times New Roman" w:hAnsi="Times New Roman" w:cs="Times New Roman"/>
          <w:sz w:val="24"/>
          <w:szCs w:val="24"/>
        </w:rPr>
        <w:t xml:space="preserve">Date range: </w:t>
      </w:r>
      <w:r w:rsidR="00A659E8" w:rsidRPr="00A659E8">
        <w:rPr>
          <w:rFonts w:ascii="Times New Roman" w:eastAsia="Times New Roman" w:hAnsi="Times New Roman" w:cs="Times New Roman"/>
          <w:sz w:val="24"/>
          <w:szCs w:val="24"/>
        </w:rPr>
        <w:t>2013-04-13 15:09:10</w:t>
      </w:r>
      <w:r w:rsidR="00A659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A659E8" w:rsidRPr="00A659E8">
        <w:rPr>
          <w:rFonts w:ascii="Times New Roman" w:eastAsia="Times New Roman" w:hAnsi="Times New Roman" w:cs="Times New Roman"/>
          <w:sz w:val="24"/>
          <w:szCs w:val="24"/>
        </w:rPr>
        <w:t>2015-08-25 15:07:32</w:t>
      </w:r>
    </w:p>
    <w:p w14:paraId="527990EA" w14:textId="77777777" w:rsidR="00791159" w:rsidRDefault="00791159" w:rsidP="00791159">
      <w:pPr>
        <w:spacing w:after="0"/>
        <w:rPr>
          <w:rFonts w:ascii="Times New Roman" w:eastAsia="Times New Roman" w:hAnsi="Times New Roman" w:cs="Times New Roman"/>
          <w:sz w:val="24"/>
          <w:szCs w:val="24"/>
        </w:rPr>
      </w:pPr>
      <w:r w:rsidRPr="00C23CF0">
        <w:rPr>
          <w:rFonts w:ascii="Times New Roman" w:eastAsia="Times New Roman" w:hAnsi="Times New Roman" w:cs="Times New Roman"/>
          <w:sz w:val="24"/>
          <w:szCs w:val="24"/>
        </w:rPr>
        <w:t>Spatial Range: 4 Path-Row regions (</w:t>
      </w:r>
      <w:r>
        <w:rPr>
          <w:rFonts w:ascii="Times New Roman" w:eastAsia="Times New Roman" w:hAnsi="Times New Roman" w:cs="Times New Roman"/>
          <w:sz w:val="24"/>
          <w:szCs w:val="24"/>
        </w:rPr>
        <w:t>7/59,7/60,8/59,8/60) for Colombia</w:t>
      </w:r>
    </w:p>
    <w:p w14:paraId="22145EE5" w14:textId="77777777" w:rsidR="000D59BE" w:rsidRDefault="000D59BE" w:rsidP="001770D8">
      <w:pPr>
        <w:spacing w:after="0"/>
      </w:pPr>
    </w:p>
    <w:p w14:paraId="74E896E2" w14:textId="5738D380" w:rsidR="0086239E" w:rsidRDefault="00C1313F" w:rsidP="00490308">
      <w:pPr>
        <w:pStyle w:val="Heading2"/>
        <w:jc w:val="both"/>
      </w:pPr>
      <w:r>
        <w:lastRenderedPageBreak/>
        <w:t>Background</w:t>
      </w:r>
      <w:bookmarkEnd w:id="5"/>
    </w:p>
    <w:p w14:paraId="19F14335" w14:textId="25D59AF9" w:rsidR="00B76585" w:rsidRDefault="00B76585" w:rsidP="00490308">
      <w:pPr>
        <w:pStyle w:val="NormalWeb"/>
        <w:jc w:val="both"/>
      </w:pPr>
      <w:r>
        <w:t xml:space="preserve">The Data Cube is a common analytical framework composed of a series of data structures and tools which facilitate the organization and analysis of large gridded data collections. It has initially been developed for the analysis of temporally-rich </w:t>
      </w:r>
      <w:r w:rsidR="00B97370">
        <w:t>E</w:t>
      </w:r>
      <w:r>
        <w:t xml:space="preserve">arth observation data, however the flexibility of the platform allows other gridded data collections to also be included and analyzed. Such data may include elevation models, geophysical grids, interpolated surfaces and model outputs. A key characteristic of the Data Cube is that every unique observation is kept, which is in contrast to many other methods used to handle large gridded data collections. </w:t>
      </w:r>
      <w:r w:rsidRPr="00843DE0">
        <w:t>The Data Cube provides a common analytical framework to allow multiple data sources to produce information for multiple uses. By transforming raw data into a standardized data infrastructure, the requirement for difficult and time-consuming pre-processing of the data is eliminated from individual applications.</w:t>
      </w:r>
      <w:r>
        <w:t xml:space="preserve"> This allows an increased capacity for development of information products by the </w:t>
      </w:r>
      <w:r w:rsidR="00B97370">
        <w:t>E</w:t>
      </w:r>
      <w:r>
        <w:t xml:space="preserve">arth observation community, and increased value for the public from </w:t>
      </w:r>
      <w:r w:rsidR="00B97370">
        <w:t>E</w:t>
      </w:r>
      <w:r>
        <w:t xml:space="preserve">arth observation information. </w:t>
      </w:r>
    </w:p>
    <w:p w14:paraId="57ABF955" w14:textId="77777777" w:rsidR="00B76585" w:rsidRDefault="00B76585" w:rsidP="00490308">
      <w:pPr>
        <w:pStyle w:val="NormalWeb"/>
        <w:jc w:val="both"/>
      </w:pPr>
      <w:r>
        <w:t>How does the Data Cube work?</w:t>
      </w:r>
    </w:p>
    <w:p w14:paraId="7B890ABE" w14:textId="39911CD4" w:rsidR="00B76585" w:rsidRDefault="00B76585" w:rsidP="00490308">
      <w:pPr>
        <w:pStyle w:val="NormalWeb"/>
        <w:jc w:val="both"/>
      </w:pPr>
      <w:r>
        <w:t xml:space="preserve">The Data Cube works by organizing the data into stacks of consistent, time-stamped geographic ‘tiles’ so that they can be rapidly manipulated in an </w:t>
      </w:r>
      <w:r w:rsidRPr="00843DE0">
        <w:t>HPC environment.</w:t>
      </w:r>
      <w:r>
        <w:t xml:space="preserve"> A relational database is used to track all of the tiles in the data cube. Although the </w:t>
      </w:r>
      <w:r w:rsidR="00B97370">
        <w:t>D</w:t>
      </w:r>
      <w:r>
        <w:t xml:space="preserve">ata </w:t>
      </w:r>
      <w:r w:rsidR="00B97370">
        <w:t>C</w:t>
      </w:r>
      <w:r>
        <w:t xml:space="preserve">ube contains a very large number of individual observations, the database can be used to track every observation back to the point of collection. </w:t>
      </w:r>
    </w:p>
    <w:p w14:paraId="536E0532" w14:textId="77777777" w:rsidR="00B76585" w:rsidRDefault="00B76585" w:rsidP="00490308">
      <w:pPr>
        <w:pStyle w:val="NormalWeb"/>
        <w:jc w:val="both"/>
      </w:pPr>
      <w:r>
        <w:t xml:space="preserve">Data Cube Fundamentals: </w:t>
      </w:r>
    </w:p>
    <w:p w14:paraId="3ECA37D7" w14:textId="4E5F92AE" w:rsidR="00B76585" w:rsidRDefault="00B76585" w:rsidP="00490308">
      <w:pPr>
        <w:pStyle w:val="NormalWeb"/>
        <w:numPr>
          <w:ilvl w:val="0"/>
          <w:numId w:val="11"/>
        </w:numPr>
        <w:jc w:val="both"/>
      </w:pPr>
      <w:r>
        <w:t>The Data Cube presents a common analytical environment</w:t>
      </w:r>
      <w:r w:rsidR="00B97370">
        <w:t>, it is</w:t>
      </w:r>
      <w:r>
        <w:t xml:space="preserve"> not just a data warehouse </w:t>
      </w:r>
    </w:p>
    <w:p w14:paraId="6ECD036D" w14:textId="77777777" w:rsidR="00B76585" w:rsidRDefault="00B76585" w:rsidP="00490308">
      <w:pPr>
        <w:pStyle w:val="NormalWeb"/>
        <w:numPr>
          <w:ilvl w:val="0"/>
          <w:numId w:val="11"/>
        </w:numPr>
        <w:jc w:val="both"/>
      </w:pPr>
      <w:r>
        <w:t xml:space="preserve">The Data Cube vision is to be able to perform data fusion analyses between heterogeneous gridded data collections with minimal overhead, e.g. products of different resolution and sensor </w:t>
      </w:r>
    </w:p>
    <w:p w14:paraId="4A096203" w14:textId="77777777" w:rsidR="00B76585" w:rsidRDefault="00B76585" w:rsidP="00490308">
      <w:pPr>
        <w:pStyle w:val="NormalWeb"/>
        <w:numPr>
          <w:ilvl w:val="0"/>
          <w:numId w:val="11"/>
        </w:numPr>
        <w:jc w:val="both"/>
      </w:pPr>
      <w:r>
        <w:t xml:space="preserve">To achieve interoperability we need a few common elements for a proposed data collection to ensure compatibility: </w:t>
      </w:r>
    </w:p>
    <w:p w14:paraId="6501D8D7" w14:textId="77777777" w:rsidR="00B76585" w:rsidRDefault="00B76585" w:rsidP="00490308">
      <w:pPr>
        <w:pStyle w:val="NormalWeb"/>
        <w:numPr>
          <w:ilvl w:val="1"/>
          <w:numId w:val="17"/>
        </w:numPr>
        <w:jc w:val="both"/>
      </w:pPr>
      <w:r>
        <w:t xml:space="preserve">Data has a geometric base which is compatible with the existing data cube contents: i.e. Landsat uses the USGS GLS as a base with the SRTM 1 second DEM for ortho-correction. </w:t>
      </w:r>
    </w:p>
    <w:p w14:paraId="12E8A273" w14:textId="438AF4E1" w:rsidR="00B76585" w:rsidRDefault="00B76585" w:rsidP="00490308">
      <w:pPr>
        <w:pStyle w:val="NormalWeb"/>
        <w:numPr>
          <w:ilvl w:val="1"/>
          <w:numId w:val="17"/>
        </w:numPr>
        <w:jc w:val="both"/>
      </w:pPr>
      <w:r>
        <w:t>Spectral data products should represent an inter-comparable metric: i.e. reflectance, which can be directly compared between different acquisitions and sensors</w:t>
      </w:r>
    </w:p>
    <w:p w14:paraId="01ACD04D" w14:textId="44E12325" w:rsidR="00B76585" w:rsidRDefault="00B76585" w:rsidP="00490308">
      <w:pPr>
        <w:pStyle w:val="NormalWeb"/>
        <w:numPr>
          <w:ilvl w:val="1"/>
          <w:numId w:val="17"/>
        </w:numPr>
        <w:jc w:val="both"/>
      </w:pPr>
      <w:r>
        <w:t>Inclusion of Pixel Quality information is essential</w:t>
      </w:r>
    </w:p>
    <w:p w14:paraId="5DBFC821" w14:textId="77777777" w:rsidR="00B76585" w:rsidRDefault="00B76585" w:rsidP="00490308">
      <w:pPr>
        <w:pStyle w:val="NormalWeb"/>
        <w:numPr>
          <w:ilvl w:val="1"/>
          <w:numId w:val="17"/>
        </w:numPr>
        <w:jc w:val="both"/>
      </w:pPr>
      <w:r>
        <w:t xml:space="preserve">Reflectance products should have common settings in terms of the nadir view / solar elevation etc. </w:t>
      </w:r>
    </w:p>
    <w:p w14:paraId="216D6FA3" w14:textId="77777777" w:rsidR="00B947C9" w:rsidRDefault="00B947C9" w:rsidP="00490308">
      <w:pPr>
        <w:jc w:val="both"/>
      </w:pPr>
      <w:r>
        <w:br w:type="page"/>
      </w:r>
    </w:p>
    <w:p w14:paraId="7E607BEE" w14:textId="77777777" w:rsidR="0086239E" w:rsidRDefault="0086239E" w:rsidP="00490308">
      <w:pPr>
        <w:pStyle w:val="Heading2"/>
        <w:jc w:val="both"/>
      </w:pPr>
      <w:bookmarkStart w:id="8" w:name="_Toc441154187"/>
      <w:r>
        <w:lastRenderedPageBreak/>
        <w:t>Home</w:t>
      </w:r>
      <w:bookmarkEnd w:id="8"/>
    </w:p>
    <w:p w14:paraId="567F50BF" w14:textId="77777777" w:rsidR="008F4F9E" w:rsidRDefault="008F4F9E" w:rsidP="00490308">
      <w:pPr>
        <w:jc w:val="both"/>
      </w:pPr>
    </w:p>
    <w:p w14:paraId="6D498FD1" w14:textId="77777777" w:rsidR="00B76585" w:rsidRDefault="008F4F9E" w:rsidP="00490308">
      <w:pPr>
        <w:jc w:val="both"/>
      </w:pPr>
      <w:r>
        <w:rPr>
          <w:noProof/>
        </w:rPr>
        <w:drawing>
          <wp:inline distT="0" distB="0" distL="0" distR="0" wp14:anchorId="5FE0B74B" wp14:editId="4AE4A438">
            <wp:extent cx="59436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umbia_ho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3A1F3C5D" w14:textId="77777777" w:rsidR="00B76585" w:rsidRDefault="00B76585" w:rsidP="00490308">
      <w:pPr>
        <w:jc w:val="both"/>
      </w:pPr>
    </w:p>
    <w:p w14:paraId="5B5B83F1" w14:textId="77777777" w:rsidR="00C13556" w:rsidRDefault="00B76585" w:rsidP="00490308">
      <w:pPr>
        <w:jc w:val="both"/>
      </w:pPr>
      <w:r>
        <w:t>The Home page is the very first page a user will see after sign in has been completed.  It provides basic information on what the Data Cube is for</w:t>
      </w:r>
      <w:r w:rsidR="00C13556">
        <w:t xml:space="preserve"> and </w:t>
      </w:r>
      <w:r>
        <w:t xml:space="preserve">navigation links to other pages of the application.  </w:t>
      </w:r>
      <w:r w:rsidR="007B6C2A">
        <w:t xml:space="preserve"> The user can navigate around the application by using the header links described below or clicking on the Login button.  Currently</w:t>
      </w:r>
      <w:r w:rsidR="00C75B1B">
        <w:t>,</w:t>
      </w:r>
      <w:r w:rsidR="007B6C2A">
        <w:t xml:space="preserve"> clicking the Login button will take the user to the map tool.</w:t>
      </w:r>
    </w:p>
    <w:p w14:paraId="60E18B51" w14:textId="77777777" w:rsidR="00C13556" w:rsidRDefault="002E318B" w:rsidP="00490308">
      <w:pPr>
        <w:jc w:val="both"/>
      </w:pPr>
      <w:r>
        <w:rPr>
          <w:noProof/>
        </w:rPr>
        <w:drawing>
          <wp:inline distT="0" distB="0" distL="0" distR="0" wp14:anchorId="407CC85E" wp14:editId="0E1F97B1">
            <wp:extent cx="625602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6539" cy="390557"/>
                    </a:xfrm>
                    <a:prstGeom prst="rect">
                      <a:avLst/>
                    </a:prstGeom>
                  </pic:spPr>
                </pic:pic>
              </a:graphicData>
            </a:graphic>
          </wp:inline>
        </w:drawing>
      </w:r>
    </w:p>
    <w:p w14:paraId="47AA894D" w14:textId="77777777" w:rsidR="0086239E" w:rsidRDefault="00B76585" w:rsidP="00490308">
      <w:pPr>
        <w:jc w:val="both"/>
      </w:pPr>
      <w:r>
        <w:t>A common header will appear above each page in the system</w:t>
      </w:r>
      <w:r w:rsidR="00C13556">
        <w:t xml:space="preserve"> that provides the following information:</w:t>
      </w:r>
    </w:p>
    <w:p w14:paraId="746237DF" w14:textId="5CE21389" w:rsidR="003C72B6" w:rsidRDefault="003C72B6" w:rsidP="00490308">
      <w:pPr>
        <w:pStyle w:val="ListParagraph"/>
        <w:numPr>
          <w:ilvl w:val="0"/>
          <w:numId w:val="14"/>
        </w:numPr>
      </w:pPr>
      <w:r>
        <w:t>Logo for the current Cube</w:t>
      </w:r>
    </w:p>
    <w:p w14:paraId="77064B3D" w14:textId="77777777" w:rsidR="003C72B6" w:rsidRDefault="003C72B6" w:rsidP="00490308">
      <w:pPr>
        <w:pStyle w:val="ListParagraph"/>
        <w:numPr>
          <w:ilvl w:val="0"/>
          <w:numId w:val="14"/>
        </w:numPr>
      </w:pPr>
      <w:r>
        <w:t>Navigation links that will take the user to:</w:t>
      </w:r>
    </w:p>
    <w:p w14:paraId="47814C49" w14:textId="71514AE1" w:rsidR="003C72B6" w:rsidRDefault="00FB2FC0" w:rsidP="00490308">
      <w:pPr>
        <w:pStyle w:val="ListParagraph"/>
        <w:numPr>
          <w:ilvl w:val="1"/>
          <w:numId w:val="16"/>
        </w:numPr>
      </w:pPr>
      <w:r>
        <w:t>H</w:t>
      </w:r>
      <w:r w:rsidR="003C72B6">
        <w:t>ome</w:t>
      </w:r>
      <w:r w:rsidR="00C75B1B">
        <w:t>—</w:t>
      </w:r>
      <w:r w:rsidR="007B26E5">
        <w:rPr>
          <w:rStyle w:val="CommentReference"/>
        </w:rPr>
        <w:commentReference w:id="9"/>
      </w:r>
      <w:r w:rsidR="00ED7F1D">
        <w:t xml:space="preserve"> returns the user to the login page.</w:t>
      </w:r>
    </w:p>
    <w:p w14:paraId="4658605D" w14:textId="1A478111" w:rsidR="003C72B6" w:rsidRDefault="00FB2FC0" w:rsidP="00490308">
      <w:pPr>
        <w:pStyle w:val="ListParagraph"/>
        <w:numPr>
          <w:ilvl w:val="1"/>
          <w:numId w:val="16"/>
        </w:numPr>
      </w:pPr>
      <w:r>
        <w:t>Map Tool</w:t>
      </w:r>
      <w:r w:rsidR="00C75B1B">
        <w:t>—</w:t>
      </w:r>
      <w:r w:rsidR="00C75B1B" w:rsidRPr="00630BA5">
        <w:t>w</w:t>
      </w:r>
      <w:r w:rsidRPr="00630BA5">
        <w:t xml:space="preserve">here </w:t>
      </w:r>
      <w:r w:rsidR="00ED7F1D" w:rsidRPr="00630BA5">
        <w:t xml:space="preserve">mosaic </w:t>
      </w:r>
      <w:r w:rsidRPr="00630BA5">
        <w:t>requests</w:t>
      </w:r>
      <w:r w:rsidR="00ED7F1D" w:rsidRPr="00630BA5">
        <w:t xml:space="preserve"> are run</w:t>
      </w:r>
      <w:r w:rsidRPr="00630BA5">
        <w:t xml:space="preserve">, results </w:t>
      </w:r>
      <w:r w:rsidR="00ED7F1D" w:rsidRPr="00630BA5">
        <w:t xml:space="preserve">of those requests can be </w:t>
      </w:r>
      <w:r w:rsidRPr="00630BA5">
        <w:t>view</w:t>
      </w:r>
      <w:r w:rsidR="007B26E5" w:rsidRPr="00630BA5">
        <w:t>,</w:t>
      </w:r>
      <w:r w:rsidRPr="00630BA5">
        <w:t xml:space="preserve"> and </w:t>
      </w:r>
      <w:r w:rsidR="00ED7F1D" w:rsidRPr="00630BA5">
        <w:t xml:space="preserve">save and download features </w:t>
      </w:r>
      <w:r w:rsidR="00ED7F1D">
        <w:t>can be executed.</w:t>
      </w:r>
    </w:p>
    <w:p w14:paraId="4775B371" w14:textId="442F1A7B" w:rsidR="003C72B6" w:rsidRDefault="004674EA" w:rsidP="00490308">
      <w:pPr>
        <w:pStyle w:val="ListParagraph"/>
        <w:numPr>
          <w:ilvl w:val="1"/>
          <w:numId w:val="16"/>
        </w:numPr>
      </w:pPr>
      <w:r>
        <w:t>Task Manager</w:t>
      </w:r>
      <w:r w:rsidR="00C75B1B">
        <w:t>—</w:t>
      </w:r>
      <w:commentRangeStart w:id="10"/>
      <w:r w:rsidR="00C75B1B">
        <w:t>c</w:t>
      </w:r>
      <w:r>
        <w:t>urrently a work in progress</w:t>
      </w:r>
      <w:commentRangeEnd w:id="10"/>
      <w:r w:rsidR="007B26E5">
        <w:rPr>
          <w:rStyle w:val="CommentReference"/>
        </w:rPr>
        <w:commentReference w:id="10"/>
      </w:r>
      <w:r w:rsidR="00843DE0">
        <w:t xml:space="preserve">.  </w:t>
      </w:r>
      <w:r w:rsidR="00926AEA">
        <w:t>The intent is to give the user a place to go where they can manage requests that have already completed or are currently running.  It will allow a user to delete results that they no longer need.</w:t>
      </w:r>
    </w:p>
    <w:p w14:paraId="0971BFDC" w14:textId="0D5E7957" w:rsidR="003C72B6" w:rsidRDefault="007B6C2A" w:rsidP="00490308">
      <w:pPr>
        <w:pStyle w:val="ListParagraph"/>
        <w:numPr>
          <w:ilvl w:val="1"/>
          <w:numId w:val="16"/>
        </w:numPr>
      </w:pPr>
      <w:r>
        <w:t>User Guide</w:t>
      </w:r>
      <w:r w:rsidR="00C75B1B">
        <w:t>—</w:t>
      </w:r>
      <w:r w:rsidR="007B26E5">
        <w:t xml:space="preserve">launches the User Guide (this document) </w:t>
      </w:r>
      <w:r w:rsidR="00FB2FC0">
        <w:t>in a new tab window</w:t>
      </w:r>
    </w:p>
    <w:p w14:paraId="6BDA0B2C" w14:textId="49A9506E" w:rsidR="007B26E5" w:rsidRDefault="003C72B6" w:rsidP="00490308">
      <w:pPr>
        <w:pStyle w:val="ListParagraph"/>
        <w:numPr>
          <w:ilvl w:val="1"/>
          <w:numId w:val="16"/>
        </w:numPr>
      </w:pPr>
      <w:r>
        <w:lastRenderedPageBreak/>
        <w:t>Pr</w:t>
      </w:r>
      <w:r w:rsidR="007B6C2A">
        <w:t>eferences</w:t>
      </w:r>
      <w:r w:rsidR="00C75B1B">
        <w:t>—c</w:t>
      </w:r>
      <w:r w:rsidR="004674EA">
        <w:t>urrently a work in progress</w:t>
      </w:r>
      <w:r w:rsidR="00926AEA">
        <w:t>.  When implemented this will be where the user can go to update configuration settings or personal information.</w:t>
      </w:r>
    </w:p>
    <w:p w14:paraId="26EB964A" w14:textId="77777777" w:rsidR="00D704E6" w:rsidRDefault="00D704E6" w:rsidP="00490308">
      <w:pPr>
        <w:pStyle w:val="ListParagraph"/>
        <w:ind w:left="1440"/>
      </w:pPr>
    </w:p>
    <w:p w14:paraId="64F29ABE" w14:textId="77777777" w:rsidR="007B26E5" w:rsidRDefault="007B26E5" w:rsidP="00490308">
      <w:pPr>
        <w:pStyle w:val="ListParagraph"/>
        <w:ind w:left="1440"/>
      </w:pPr>
    </w:p>
    <w:p w14:paraId="4A2756FF" w14:textId="0A1C7C88" w:rsidR="007B26E5" w:rsidRPr="007B26E5" w:rsidRDefault="00FB1A12">
      <w:pPr>
        <w:pStyle w:val="Heading2"/>
      </w:pPr>
      <w:bookmarkStart w:id="11" w:name="_Toc441154188"/>
      <w:r>
        <w:t>Map Tool</w:t>
      </w:r>
      <w:bookmarkEnd w:id="11"/>
    </w:p>
    <w:p w14:paraId="624144A9" w14:textId="77777777" w:rsidR="008F4F9E" w:rsidRDefault="008F4F9E" w:rsidP="00490308">
      <w:pPr>
        <w:jc w:val="both"/>
      </w:pPr>
    </w:p>
    <w:p w14:paraId="7CF3E0EE" w14:textId="77777777" w:rsidR="008F4F9E" w:rsidRDefault="008F4F9E" w:rsidP="00490308">
      <w:pPr>
        <w:jc w:val="both"/>
      </w:pPr>
      <w:r>
        <w:rPr>
          <w:noProof/>
        </w:rPr>
        <w:drawing>
          <wp:inline distT="0" distB="0" distL="0" distR="0" wp14:anchorId="6D0B1719" wp14:editId="5D8203F4">
            <wp:extent cx="5943600" cy="3701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_tool_filte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33090CFD" w14:textId="77777777" w:rsidR="008F4F9E" w:rsidRDefault="008F4F9E" w:rsidP="00490308">
      <w:pPr>
        <w:jc w:val="both"/>
      </w:pPr>
    </w:p>
    <w:p w14:paraId="7D440991" w14:textId="5D9B12AC" w:rsidR="007B6C2A" w:rsidRDefault="007B6C2A" w:rsidP="00490308">
      <w:pPr>
        <w:jc w:val="both"/>
      </w:pPr>
      <w:r>
        <w:t xml:space="preserve">The </w:t>
      </w:r>
      <w:r w:rsidR="00D704E6">
        <w:t>M</w:t>
      </w:r>
      <w:r>
        <w:t xml:space="preserve">ap </w:t>
      </w:r>
      <w:r w:rsidR="00D704E6">
        <w:t>T</w:t>
      </w:r>
      <w:r>
        <w:t>ool is where the majority of a user’s work will be done.  A sta</w:t>
      </w:r>
      <w:r w:rsidR="00062E4D">
        <w:t>tic map is shown on the right with a grid outline overlay to help the user to place bounding boxes and see the mo</w:t>
      </w:r>
      <w:r w:rsidR="00436850">
        <w:t>saic results of their queries.   The left displays a tab panel.  The three tabs are for:</w:t>
      </w:r>
    </w:p>
    <w:p w14:paraId="363000B4" w14:textId="212849B9" w:rsidR="00436850" w:rsidRDefault="00436850" w:rsidP="00490308">
      <w:pPr>
        <w:pStyle w:val="ListParagraph"/>
        <w:numPr>
          <w:ilvl w:val="0"/>
          <w:numId w:val="2"/>
        </w:numPr>
        <w:jc w:val="both"/>
      </w:pPr>
      <w:r>
        <w:t>Filters</w:t>
      </w:r>
      <w:r w:rsidR="00D704E6">
        <w:t>—w</w:t>
      </w:r>
      <w:r>
        <w:t xml:space="preserve">here data selections are made to submit a request for mosaics and supporting information.  </w:t>
      </w:r>
      <w:commentRangeStart w:id="12"/>
      <w:r>
        <w:t>There is also list at the bottom to show the submit requests that are currently in progress.</w:t>
      </w:r>
      <w:commentRangeEnd w:id="12"/>
      <w:r w:rsidR="00D704E6">
        <w:rPr>
          <w:rStyle w:val="CommentReference"/>
        </w:rPr>
        <w:commentReference w:id="12"/>
      </w:r>
    </w:p>
    <w:p w14:paraId="6A97CB23" w14:textId="393BD787" w:rsidR="00436850" w:rsidRDefault="00436850" w:rsidP="00490308">
      <w:pPr>
        <w:pStyle w:val="ListParagraph"/>
        <w:numPr>
          <w:ilvl w:val="0"/>
          <w:numId w:val="2"/>
        </w:numPr>
        <w:jc w:val="both"/>
      </w:pPr>
      <w:r>
        <w:t>Results</w:t>
      </w:r>
      <w:r w:rsidR="00D704E6">
        <w:t>—t</w:t>
      </w:r>
      <w:r>
        <w:t>his is the panel to find results of requests that have been completed.  A list of completed tasks with start, stop</w:t>
      </w:r>
      <w:r w:rsidR="00D704E6">
        <w:t>,</w:t>
      </w:r>
      <w:r>
        <w:t xml:space="preserve"> and execu</w:t>
      </w:r>
      <w:r w:rsidR="00116E99">
        <w:t>tion time</w:t>
      </w:r>
      <w:r w:rsidR="00D704E6">
        <w:t>s</w:t>
      </w:r>
      <w:r w:rsidR="00116E99">
        <w:t xml:space="preserve">.  </w:t>
      </w:r>
      <w:r w:rsidR="00D704E6">
        <w:t>There</w:t>
      </w:r>
      <w:r w:rsidR="00116E99">
        <w:t xml:space="preserve"> are </w:t>
      </w:r>
      <w:r w:rsidR="00D704E6">
        <w:t xml:space="preserve">also </w:t>
      </w:r>
      <w:r w:rsidR="00116E99">
        <w:t>areas</w:t>
      </w:r>
      <w:r>
        <w:t xml:space="preserve"> to show the scene list and statistics for the result that has been selected in the results list.</w:t>
      </w:r>
    </w:p>
    <w:p w14:paraId="7D49A303" w14:textId="12BF2730" w:rsidR="007B26E5" w:rsidRDefault="00436850" w:rsidP="00490308">
      <w:pPr>
        <w:pStyle w:val="ListParagraph"/>
        <w:numPr>
          <w:ilvl w:val="0"/>
          <w:numId w:val="2"/>
        </w:numPr>
        <w:jc w:val="both"/>
      </w:pPr>
      <w:r>
        <w:t>Output</w:t>
      </w:r>
      <w:r w:rsidR="00D704E6">
        <w:t>—t</w:t>
      </w:r>
      <w:r w:rsidR="005C0D23">
        <w:t>he user can load or save a completed request, download a completed request as a particular file type, or select a yearly mosaic to show on the map.</w:t>
      </w:r>
    </w:p>
    <w:p w14:paraId="0CFF9CBC" w14:textId="77777777" w:rsidR="00D704E6" w:rsidRPr="00490308" w:rsidRDefault="007B26E5" w:rsidP="00490308">
      <w:pPr>
        <w:pStyle w:val="Heading3"/>
      </w:pPr>
      <w:bookmarkStart w:id="13" w:name="_Toc441154189"/>
      <w:r>
        <w:t>Filters Tab</w:t>
      </w:r>
      <w:bookmarkEnd w:id="13"/>
    </w:p>
    <w:p w14:paraId="452C93DD" w14:textId="77777777" w:rsidR="00116E99" w:rsidRDefault="00FB1A12" w:rsidP="00490308">
      <w:pPr>
        <w:jc w:val="both"/>
      </w:pPr>
      <w:r>
        <w:t xml:space="preserve">The Filters </w:t>
      </w:r>
      <w:r w:rsidR="00116E99">
        <w:t>tab contains the following:</w:t>
      </w:r>
    </w:p>
    <w:p w14:paraId="5A316EA2" w14:textId="0F21DE88" w:rsidR="003531E6" w:rsidRDefault="00116E99" w:rsidP="00490308">
      <w:pPr>
        <w:pStyle w:val="ListParagraph"/>
        <w:numPr>
          <w:ilvl w:val="0"/>
          <w:numId w:val="3"/>
        </w:numPr>
        <w:jc w:val="both"/>
      </w:pPr>
      <w:r>
        <w:lastRenderedPageBreak/>
        <w:t>Data Products</w:t>
      </w:r>
      <w:r w:rsidR="00D704E6">
        <w:t>—t</w:t>
      </w:r>
      <w:r w:rsidR="007E633B">
        <w:t xml:space="preserve">his drop down box is where the user can select the specific type of satellite they would like the mosaic data to come from.  </w:t>
      </w:r>
      <w:r w:rsidR="00C77705">
        <w:t>The drop down contains the following options:</w:t>
      </w:r>
    </w:p>
    <w:p w14:paraId="356E2587" w14:textId="77777777" w:rsidR="00C77705" w:rsidRDefault="00C77705" w:rsidP="00490308">
      <w:pPr>
        <w:pStyle w:val="ListParagraph"/>
        <w:numPr>
          <w:ilvl w:val="1"/>
          <w:numId w:val="3"/>
        </w:numPr>
        <w:jc w:val="both"/>
      </w:pPr>
      <w:r>
        <w:t>Landsat 7 SR</w:t>
      </w:r>
    </w:p>
    <w:p w14:paraId="5DA27C5D" w14:textId="77777777" w:rsidR="00C77705" w:rsidRDefault="00C77705" w:rsidP="00490308">
      <w:pPr>
        <w:pStyle w:val="ListParagraph"/>
        <w:numPr>
          <w:ilvl w:val="1"/>
          <w:numId w:val="3"/>
        </w:numPr>
        <w:jc w:val="both"/>
      </w:pPr>
      <w:r>
        <w:t>Landsat 8 SR</w:t>
      </w:r>
    </w:p>
    <w:p w14:paraId="3D89F133" w14:textId="77777777" w:rsidR="00C77705" w:rsidRPr="004674EA" w:rsidRDefault="00C77705" w:rsidP="00490308">
      <w:pPr>
        <w:pStyle w:val="ListParagraph"/>
        <w:numPr>
          <w:ilvl w:val="1"/>
          <w:numId w:val="3"/>
        </w:numPr>
        <w:jc w:val="both"/>
      </w:pPr>
      <w:r w:rsidRPr="004674EA">
        <w:t>Spot 6</w:t>
      </w:r>
      <w:r w:rsidR="004674EA">
        <w:t xml:space="preserve"> (currently disabled</w:t>
      </w:r>
      <w:r w:rsidR="00B947C9" w:rsidRPr="004674EA">
        <w:t>)</w:t>
      </w:r>
    </w:p>
    <w:p w14:paraId="6FF6FD34" w14:textId="77777777" w:rsidR="00C77705" w:rsidRPr="004674EA" w:rsidRDefault="00C77705" w:rsidP="00490308">
      <w:pPr>
        <w:pStyle w:val="ListParagraph"/>
        <w:numPr>
          <w:ilvl w:val="1"/>
          <w:numId w:val="3"/>
        </w:numPr>
        <w:jc w:val="both"/>
      </w:pPr>
      <w:r w:rsidRPr="004674EA">
        <w:t>MODIS 250m</w:t>
      </w:r>
      <w:r w:rsidR="00B947C9" w:rsidRPr="004674EA">
        <w:t xml:space="preserve"> (</w:t>
      </w:r>
      <w:r w:rsidR="004674EA">
        <w:t>currently disabled</w:t>
      </w:r>
      <w:r w:rsidR="00B947C9" w:rsidRPr="004674EA">
        <w:t>)</w:t>
      </w:r>
    </w:p>
    <w:p w14:paraId="715C9F43" w14:textId="77777777" w:rsidR="00D94A6D" w:rsidRDefault="00D94A6D" w:rsidP="00490308">
      <w:pPr>
        <w:pStyle w:val="ListParagraph"/>
        <w:jc w:val="both"/>
      </w:pPr>
    </w:p>
    <w:p w14:paraId="0956B26C" w14:textId="2162D256" w:rsidR="001D6116" w:rsidRDefault="001D6116" w:rsidP="00490308">
      <w:pPr>
        <w:pStyle w:val="ListParagraph"/>
        <w:numPr>
          <w:ilvl w:val="0"/>
          <w:numId w:val="3"/>
        </w:numPr>
        <w:jc w:val="both"/>
      </w:pPr>
      <w:r>
        <w:t>Product Type</w:t>
      </w:r>
      <w:r w:rsidR="00D704E6">
        <w:t>—</w:t>
      </w:r>
      <w:r w:rsidR="00D704E6" w:rsidRPr="00630BA5">
        <w:t>t</w:t>
      </w:r>
      <w:r w:rsidR="007E633B" w:rsidRPr="00630BA5">
        <w:t xml:space="preserve">his drop down box is where the user can select what color pattern will be used to further define what mosaic </w:t>
      </w:r>
      <w:r w:rsidR="00C77705" w:rsidRPr="00630BA5">
        <w:t>data is to be used.</w:t>
      </w:r>
      <w:r w:rsidR="00C77705">
        <w:t xml:space="preserve">  T</w:t>
      </w:r>
      <w:r w:rsidR="007E633B">
        <w:t>he following options are available:</w:t>
      </w:r>
    </w:p>
    <w:p w14:paraId="5E078E0F" w14:textId="77777777" w:rsidR="007E633B" w:rsidRDefault="007E633B" w:rsidP="00490308">
      <w:pPr>
        <w:pStyle w:val="ListParagraph"/>
        <w:numPr>
          <w:ilvl w:val="1"/>
          <w:numId w:val="3"/>
        </w:numPr>
        <w:jc w:val="both"/>
      </w:pPr>
      <w:r>
        <w:t>True Color</w:t>
      </w:r>
    </w:p>
    <w:p w14:paraId="62E1B176" w14:textId="77777777" w:rsidR="007E633B" w:rsidRDefault="007E633B" w:rsidP="00490308">
      <w:pPr>
        <w:pStyle w:val="ListParagraph"/>
        <w:numPr>
          <w:ilvl w:val="1"/>
          <w:numId w:val="3"/>
        </w:numPr>
        <w:jc w:val="both"/>
      </w:pPr>
      <w:r>
        <w:t>NIR, SWIR1, SWIR2</w:t>
      </w:r>
    </w:p>
    <w:p w14:paraId="0761D7CF" w14:textId="77777777" w:rsidR="007E633B" w:rsidRDefault="007E633B" w:rsidP="00490308">
      <w:pPr>
        <w:pStyle w:val="ListParagraph"/>
        <w:numPr>
          <w:ilvl w:val="1"/>
          <w:numId w:val="3"/>
        </w:numPr>
        <w:jc w:val="both"/>
      </w:pPr>
      <w:r>
        <w:t>NIR, SWIR1, RED</w:t>
      </w:r>
    </w:p>
    <w:p w14:paraId="4FA0CECE" w14:textId="77777777" w:rsidR="007E633B" w:rsidRDefault="007E633B" w:rsidP="00490308">
      <w:pPr>
        <w:pStyle w:val="ListParagraph"/>
        <w:numPr>
          <w:ilvl w:val="1"/>
          <w:numId w:val="3"/>
        </w:numPr>
        <w:jc w:val="both"/>
      </w:pPr>
      <w:r>
        <w:t>SWIR1, NIR, RED</w:t>
      </w:r>
    </w:p>
    <w:p w14:paraId="672A8DEC" w14:textId="77777777" w:rsidR="007E633B" w:rsidRDefault="007E633B" w:rsidP="00490308">
      <w:pPr>
        <w:pStyle w:val="ListParagraph"/>
        <w:numPr>
          <w:ilvl w:val="1"/>
          <w:numId w:val="3"/>
        </w:numPr>
        <w:jc w:val="both"/>
      </w:pPr>
      <w:r>
        <w:t>SWIR2, NIR, GREEN</w:t>
      </w:r>
    </w:p>
    <w:p w14:paraId="669395D0" w14:textId="77777777" w:rsidR="003531E6" w:rsidRDefault="003531E6" w:rsidP="00490308">
      <w:pPr>
        <w:pStyle w:val="ListParagraph"/>
        <w:jc w:val="both"/>
      </w:pPr>
    </w:p>
    <w:p w14:paraId="46E728CD" w14:textId="47AF817B" w:rsidR="001D6116" w:rsidRDefault="001D6116" w:rsidP="00490308">
      <w:pPr>
        <w:pStyle w:val="ListParagraph"/>
        <w:numPr>
          <w:ilvl w:val="0"/>
          <w:numId w:val="3"/>
        </w:numPr>
        <w:jc w:val="both"/>
      </w:pPr>
      <w:r>
        <w:t>Show non-clear land pixels</w:t>
      </w:r>
      <w:r w:rsidR="00D704E6">
        <w:t>—</w:t>
      </w:r>
      <w:r w:rsidR="007E633B">
        <w:t xml:space="preserve">a checkbox where the user can </w:t>
      </w:r>
      <w:r w:rsidR="00D704E6">
        <w:t xml:space="preserve">indicate if </w:t>
      </w:r>
      <w:r w:rsidR="007E633B">
        <w:t xml:space="preserve">they would like to have the pixels that are hidden by </w:t>
      </w:r>
      <w:commentRangeStart w:id="14"/>
      <w:commentRangeStart w:id="15"/>
      <w:r w:rsidR="007E633B">
        <w:t>clouds,</w:t>
      </w:r>
      <w:r w:rsidR="003D7A53">
        <w:t xml:space="preserve"> cloud shadows, water,</w:t>
      </w:r>
      <w:r w:rsidR="007E633B">
        <w:t xml:space="preserve"> etc</w:t>
      </w:r>
      <w:r w:rsidR="003531E6">
        <w:t>.</w:t>
      </w:r>
      <w:r w:rsidR="007E633B">
        <w:t xml:space="preserve"> </w:t>
      </w:r>
      <w:commentRangeEnd w:id="14"/>
      <w:r w:rsidR="00D704E6">
        <w:rPr>
          <w:rStyle w:val="CommentReference"/>
        </w:rPr>
        <w:commentReference w:id="14"/>
      </w:r>
      <w:commentRangeEnd w:id="15"/>
      <w:r w:rsidR="003D7A53">
        <w:rPr>
          <w:rStyle w:val="CommentReference"/>
        </w:rPr>
        <w:commentReference w:id="15"/>
      </w:r>
      <w:r w:rsidR="007E633B">
        <w:t>on the selected mosaic to be highlight</w:t>
      </w:r>
      <w:r w:rsidR="00D704E6">
        <w:t>ed</w:t>
      </w:r>
      <w:r w:rsidR="007E633B">
        <w:t xml:space="preserve">.  When this indicator is checked all the mosaics on the map will show red where these missing pixels are.  </w:t>
      </w:r>
    </w:p>
    <w:p w14:paraId="2D150AF4" w14:textId="77777777" w:rsidR="001D6116" w:rsidRDefault="001D6116" w:rsidP="00490308">
      <w:pPr>
        <w:pStyle w:val="ListParagraph"/>
        <w:jc w:val="both"/>
      </w:pPr>
    </w:p>
    <w:p w14:paraId="1B51FB40" w14:textId="33A4BDF3" w:rsidR="007E633B" w:rsidRDefault="00116E99" w:rsidP="00490308">
      <w:pPr>
        <w:pStyle w:val="ListParagraph"/>
        <w:numPr>
          <w:ilvl w:val="0"/>
          <w:numId w:val="3"/>
        </w:numPr>
        <w:jc w:val="both"/>
      </w:pPr>
      <w:r>
        <w:t>Season</w:t>
      </w:r>
      <w:r w:rsidR="0060332D">
        <w:t>—</w:t>
      </w:r>
      <w:r w:rsidR="007E633B">
        <w:t>a drop down box that has several options so the use</w:t>
      </w:r>
      <w:r w:rsidR="0060332D">
        <w:t>r</w:t>
      </w:r>
      <w:r w:rsidR="007E633B">
        <w:t xml:space="preserve"> has different ways of identifying a date range to be used in defining the mosaic data.  These options are:</w:t>
      </w:r>
    </w:p>
    <w:p w14:paraId="33207A1A" w14:textId="77777777" w:rsidR="007E633B" w:rsidRDefault="007E633B" w:rsidP="00490308">
      <w:pPr>
        <w:pStyle w:val="ListParagraph"/>
        <w:jc w:val="both"/>
      </w:pPr>
    </w:p>
    <w:p w14:paraId="7FF90598" w14:textId="77777777" w:rsidR="00116E99" w:rsidRDefault="001D6116" w:rsidP="00490308">
      <w:pPr>
        <w:pStyle w:val="ListParagraph"/>
        <w:numPr>
          <w:ilvl w:val="1"/>
          <w:numId w:val="3"/>
        </w:numPr>
        <w:jc w:val="both"/>
      </w:pPr>
      <w:r>
        <w:t>No Restriction</w:t>
      </w:r>
    </w:p>
    <w:p w14:paraId="0F58835F" w14:textId="77777777" w:rsidR="007E633B" w:rsidRDefault="007E633B" w:rsidP="00490308">
      <w:pPr>
        <w:pStyle w:val="ListParagraph"/>
        <w:numPr>
          <w:ilvl w:val="1"/>
          <w:numId w:val="3"/>
        </w:numPr>
        <w:jc w:val="both"/>
      </w:pPr>
      <w:r>
        <w:t>Custom Continuous</w:t>
      </w:r>
    </w:p>
    <w:p w14:paraId="51B47D65" w14:textId="77777777" w:rsidR="007E633B" w:rsidRDefault="007E633B" w:rsidP="00490308">
      <w:pPr>
        <w:pStyle w:val="ListParagraph"/>
        <w:numPr>
          <w:ilvl w:val="1"/>
          <w:numId w:val="3"/>
        </w:numPr>
        <w:jc w:val="both"/>
      </w:pPr>
      <w:r>
        <w:t>Custom Annual Multi-Month</w:t>
      </w:r>
    </w:p>
    <w:p w14:paraId="143B7A24" w14:textId="77777777" w:rsidR="00FB1A12" w:rsidRDefault="00FB1A12" w:rsidP="00490308">
      <w:pPr>
        <w:ind w:left="720"/>
        <w:jc w:val="both"/>
      </w:pPr>
    </w:p>
    <w:p w14:paraId="48C96083" w14:textId="77777777" w:rsidR="00116E99" w:rsidRDefault="00116E99" w:rsidP="00490308">
      <w:pPr>
        <w:ind w:left="720"/>
        <w:jc w:val="both"/>
      </w:pPr>
      <w:r>
        <w:rPr>
          <w:noProof/>
        </w:rPr>
        <w:drawing>
          <wp:inline distT="0" distB="0" distL="0" distR="0" wp14:anchorId="5FDE9ACE" wp14:editId="79E5B1A4">
            <wp:extent cx="3657600" cy="1038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es_no_restrictions.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1038225"/>
                    </a:xfrm>
                    <a:prstGeom prst="rect">
                      <a:avLst/>
                    </a:prstGeom>
                  </pic:spPr>
                </pic:pic>
              </a:graphicData>
            </a:graphic>
          </wp:inline>
        </w:drawing>
      </w:r>
    </w:p>
    <w:p w14:paraId="70886C96" w14:textId="77777777" w:rsidR="00FB1A12" w:rsidRDefault="00FB1A12" w:rsidP="00490308">
      <w:pPr>
        <w:jc w:val="both"/>
      </w:pPr>
      <w:r>
        <w:br w:type="page"/>
      </w:r>
    </w:p>
    <w:p w14:paraId="3CBA9F05" w14:textId="77777777" w:rsidR="00FB1A12" w:rsidRDefault="00FB1A12" w:rsidP="00490308">
      <w:pPr>
        <w:ind w:left="720"/>
        <w:jc w:val="both"/>
      </w:pPr>
    </w:p>
    <w:p w14:paraId="5E734547" w14:textId="5AF7F347" w:rsidR="009B02A1" w:rsidRDefault="009B02A1" w:rsidP="00490308">
      <w:pPr>
        <w:ind w:left="720"/>
        <w:jc w:val="both"/>
      </w:pPr>
      <w:r>
        <w:t>“No Restriction”</w:t>
      </w:r>
      <w:r w:rsidR="0060332D">
        <w:t>—w</w:t>
      </w:r>
      <w:r w:rsidR="00D94A6D">
        <w:t xml:space="preserve">hen selected </w:t>
      </w:r>
      <w:r w:rsidR="00A70AC4">
        <w:t>the user is required</w:t>
      </w:r>
      <w:r>
        <w:t xml:space="preserve"> to select a normal start and end date range.  When the user puts focus on either of the fields a date selector tool will pop up showing a calendar of the current month plus the next 2 months.   From there the user can pick the year, month</w:t>
      </w:r>
      <w:r w:rsidR="00A70AC4">
        <w:t>,</w:t>
      </w:r>
      <w:r>
        <w:t xml:space="preserve"> and day of their desired date.</w:t>
      </w:r>
    </w:p>
    <w:p w14:paraId="0735930E" w14:textId="77777777" w:rsidR="00116E99" w:rsidRDefault="00116E99" w:rsidP="00490308">
      <w:pPr>
        <w:ind w:left="720"/>
        <w:jc w:val="both"/>
      </w:pPr>
      <w:r>
        <w:rPr>
          <w:noProof/>
        </w:rPr>
        <w:drawing>
          <wp:inline distT="0" distB="0" distL="0" distR="0" wp14:anchorId="7BDCD47D" wp14:editId="61D0BF9C">
            <wp:extent cx="418147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es_custom_continous.png"/>
                    <pic:cNvPicPr/>
                  </pic:nvPicPr>
                  <pic:blipFill>
                    <a:blip r:embed="rId12">
                      <a:extLst>
                        <a:ext uri="{28A0092B-C50C-407E-A947-70E740481C1C}">
                          <a14:useLocalDpi xmlns:a14="http://schemas.microsoft.com/office/drawing/2010/main" val="0"/>
                        </a:ext>
                      </a:extLst>
                    </a:blip>
                    <a:stretch>
                      <a:fillRect/>
                    </a:stretch>
                  </pic:blipFill>
                  <pic:spPr>
                    <a:xfrm>
                      <a:off x="0" y="0"/>
                      <a:ext cx="4181475" cy="1019175"/>
                    </a:xfrm>
                    <a:prstGeom prst="rect">
                      <a:avLst/>
                    </a:prstGeom>
                  </pic:spPr>
                </pic:pic>
              </a:graphicData>
            </a:graphic>
          </wp:inline>
        </w:drawing>
      </w:r>
    </w:p>
    <w:p w14:paraId="2D5746E5" w14:textId="02FB2879" w:rsidR="009B02A1" w:rsidRDefault="009B02A1" w:rsidP="00490308">
      <w:pPr>
        <w:pStyle w:val="ListParagraph"/>
        <w:jc w:val="both"/>
      </w:pPr>
      <w:r>
        <w:t>“Custom Continuous”</w:t>
      </w:r>
      <w:r w:rsidR="00A70AC4">
        <w:t xml:space="preserve">—when </w:t>
      </w:r>
      <w:r>
        <w:t xml:space="preserve">selected the user will use these dates to define the beginning and ending month and year of the of the date range.  </w:t>
      </w:r>
      <w:r w:rsidR="00A70AC4">
        <w:t>The system</w:t>
      </w:r>
      <w:r>
        <w:t xml:space="preserve"> will default to the first day of the beginning month and the last day of the ending month.   The user will manually enter the year in the Year field and then select the month they want from the Month drop down list.  </w:t>
      </w:r>
    </w:p>
    <w:p w14:paraId="08478B9F" w14:textId="77777777" w:rsidR="009B02A1" w:rsidRDefault="009B02A1" w:rsidP="00490308">
      <w:pPr>
        <w:pStyle w:val="ListParagraph"/>
        <w:jc w:val="both"/>
      </w:pPr>
    </w:p>
    <w:p w14:paraId="3BC410BA" w14:textId="77777777" w:rsidR="00DE13B8" w:rsidRDefault="00DE13B8" w:rsidP="00490308">
      <w:pPr>
        <w:pStyle w:val="ListParagraph"/>
        <w:jc w:val="both"/>
      </w:pPr>
    </w:p>
    <w:p w14:paraId="6BC291B9" w14:textId="77777777" w:rsidR="00C37292" w:rsidRDefault="00C37292" w:rsidP="00490308">
      <w:pPr>
        <w:ind w:left="720"/>
        <w:jc w:val="both"/>
      </w:pPr>
      <w:r>
        <w:rPr>
          <w:noProof/>
        </w:rPr>
        <w:drawing>
          <wp:inline distT="0" distB="0" distL="0" distR="0" wp14:anchorId="2053BBC9" wp14:editId="4757C804">
            <wp:extent cx="39909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es_custom_multimonth.png"/>
                    <pic:cNvPicPr/>
                  </pic:nvPicPr>
                  <pic:blipFill>
                    <a:blip r:embed="rId13">
                      <a:extLst>
                        <a:ext uri="{28A0092B-C50C-407E-A947-70E740481C1C}">
                          <a14:useLocalDpi xmlns:a14="http://schemas.microsoft.com/office/drawing/2010/main" val="0"/>
                        </a:ext>
                      </a:extLst>
                    </a:blip>
                    <a:stretch>
                      <a:fillRect/>
                    </a:stretch>
                  </pic:blipFill>
                  <pic:spPr>
                    <a:xfrm>
                      <a:off x="0" y="0"/>
                      <a:ext cx="3990975" cy="1504950"/>
                    </a:xfrm>
                    <a:prstGeom prst="rect">
                      <a:avLst/>
                    </a:prstGeom>
                  </pic:spPr>
                </pic:pic>
              </a:graphicData>
            </a:graphic>
          </wp:inline>
        </w:drawing>
      </w:r>
    </w:p>
    <w:p w14:paraId="225D6477" w14:textId="7BD29DB5" w:rsidR="009B02A1" w:rsidRDefault="009B02A1" w:rsidP="00490308">
      <w:pPr>
        <w:pStyle w:val="ListParagraph"/>
        <w:jc w:val="both"/>
      </w:pPr>
      <w:r>
        <w:t>“Custom Annual Multi-Month”</w:t>
      </w:r>
      <w:r w:rsidR="00A70AC4">
        <w:t xml:space="preserve">—this selection </w:t>
      </w:r>
      <w:r>
        <w:t>should be used when the user wants a mosaic from one year but multiple months.  The</w:t>
      </w:r>
      <w:r w:rsidR="00A70AC4">
        <w:t xml:space="preserve"> user</w:t>
      </w:r>
      <w:r>
        <w:t xml:space="preserve"> will enter the year they are requesting into the year field.  The Months drop down box </w:t>
      </w:r>
      <w:r w:rsidR="00C77705">
        <w:t xml:space="preserve">has all 12 months listed and </w:t>
      </w:r>
      <w:r>
        <w:t>allows the user to select more than one month.</w:t>
      </w:r>
      <w:r w:rsidR="00A70AC4">
        <w:t xml:space="preserve"> </w:t>
      </w:r>
      <w:r w:rsidR="003D7A53">
        <w:t xml:space="preserve">By holding down the </w:t>
      </w:r>
      <w:commentRangeStart w:id="16"/>
      <w:commentRangeStart w:id="17"/>
      <w:r w:rsidR="00A70AC4">
        <w:t>Ctrl</w:t>
      </w:r>
      <w:r w:rsidR="003D7A53">
        <w:t xml:space="preserve"> key the user can select individual months or they </w:t>
      </w:r>
      <w:r w:rsidR="00843DE0">
        <w:t>can hold down the Shift key and select a range of months.</w:t>
      </w:r>
      <w:commentRangeEnd w:id="16"/>
      <w:r w:rsidR="00A70AC4">
        <w:rPr>
          <w:rStyle w:val="CommentReference"/>
        </w:rPr>
        <w:commentReference w:id="16"/>
      </w:r>
      <w:commentRangeEnd w:id="17"/>
      <w:r w:rsidR="00843DE0">
        <w:rPr>
          <w:rStyle w:val="CommentReference"/>
        </w:rPr>
        <w:commentReference w:id="17"/>
      </w:r>
    </w:p>
    <w:p w14:paraId="73E3DF40" w14:textId="77777777" w:rsidR="00FB1A12" w:rsidRDefault="00FB1A12" w:rsidP="00490308">
      <w:pPr>
        <w:jc w:val="both"/>
      </w:pPr>
      <w:r>
        <w:br w:type="page"/>
      </w:r>
    </w:p>
    <w:p w14:paraId="07F89908" w14:textId="77777777" w:rsidR="00DE13B8" w:rsidRDefault="00DE13B8" w:rsidP="00490308">
      <w:pPr>
        <w:jc w:val="both"/>
      </w:pPr>
    </w:p>
    <w:p w14:paraId="67138845" w14:textId="46BEFB0D" w:rsidR="00116E99" w:rsidRDefault="00116E99" w:rsidP="00490308">
      <w:pPr>
        <w:pStyle w:val="ListParagraph"/>
        <w:numPr>
          <w:ilvl w:val="0"/>
          <w:numId w:val="3"/>
        </w:numPr>
        <w:jc w:val="both"/>
      </w:pPr>
      <w:r>
        <w:t>Shape</w:t>
      </w:r>
      <w:r w:rsidR="00A70AC4">
        <w:t xml:space="preserve">—is </w:t>
      </w:r>
      <w:r w:rsidR="008422D7">
        <w:t xml:space="preserve">a group of radio buttons that will be used to indicate how the user will select the latitude and longitude of the geographic area they want the mosaic produced for.  </w:t>
      </w:r>
      <w:r w:rsidR="00A70AC4">
        <w:t>There are three shape options, listed below, but only two of which are currently available for use.</w:t>
      </w:r>
    </w:p>
    <w:p w14:paraId="735F9A07" w14:textId="1CE92344" w:rsidR="00116E99" w:rsidRDefault="00116E99" w:rsidP="00490308">
      <w:pPr>
        <w:pStyle w:val="ListParagraph"/>
        <w:numPr>
          <w:ilvl w:val="1"/>
          <w:numId w:val="9"/>
        </w:numPr>
        <w:jc w:val="both"/>
      </w:pPr>
      <w:r>
        <w:t>Bounding Box</w:t>
      </w:r>
      <w:r w:rsidR="00A70AC4">
        <w:t>—t</w:t>
      </w:r>
      <w:r w:rsidR="008422D7">
        <w:t xml:space="preserve">his is </w:t>
      </w:r>
      <w:r w:rsidR="00A70AC4">
        <w:t>default selection</w:t>
      </w:r>
      <w:r w:rsidR="008422D7">
        <w:t xml:space="preserve">.  The user will need to move </w:t>
      </w:r>
      <w:r w:rsidR="00277FEC">
        <w:t xml:space="preserve">their </w:t>
      </w:r>
      <w:r w:rsidR="008422D7">
        <w:t>mouse over the map and click the upper left corner of the area they want to see and, without releasing the mouse, drag the mouse down and to the right.  As they drag the mouse</w:t>
      </w:r>
      <w:r w:rsidR="00A70AC4">
        <w:t>,</w:t>
      </w:r>
      <w:r w:rsidR="008422D7">
        <w:t xml:space="preserve"> the map will display a bounding box that will correspond to the area that will be used to produce the mosaic.  By releasing the mouse they will define the bottom right corning of the box.</w:t>
      </w:r>
    </w:p>
    <w:p w14:paraId="35A4EC04" w14:textId="36FAB4F4" w:rsidR="00116E99" w:rsidRDefault="008422D7" w:rsidP="00490308">
      <w:pPr>
        <w:pStyle w:val="ListParagraph"/>
        <w:numPr>
          <w:ilvl w:val="1"/>
          <w:numId w:val="9"/>
        </w:numPr>
        <w:jc w:val="both"/>
      </w:pPr>
      <w:r>
        <w:t>Lat/Long</w:t>
      </w:r>
      <w:r w:rsidR="00277FEC">
        <w:t>—w</w:t>
      </w:r>
      <w:r>
        <w:t>hen the user selects this radio button</w:t>
      </w:r>
      <w:r w:rsidR="00277FEC">
        <w:t>,</w:t>
      </w:r>
      <w:r>
        <w:t xml:space="preserve"> </w:t>
      </w:r>
      <w:r w:rsidR="00F025DA">
        <w:t>fields appear so they can manual</w:t>
      </w:r>
      <w:r w:rsidR="00277FEC">
        <w:t>ly</w:t>
      </w:r>
      <w:r w:rsidR="00F025DA">
        <w:t xml:space="preserve"> enter the latitude and longitude values they wish to use for the mosaic request.  They will need to enter minimum and maximum values for each.</w:t>
      </w:r>
    </w:p>
    <w:p w14:paraId="12FF1778" w14:textId="6119A461" w:rsidR="00116E99" w:rsidRDefault="004674EA" w:rsidP="00490308">
      <w:pPr>
        <w:pStyle w:val="ListParagraph"/>
        <w:numPr>
          <w:ilvl w:val="1"/>
          <w:numId w:val="9"/>
        </w:numPr>
        <w:jc w:val="both"/>
      </w:pPr>
      <w:r>
        <w:t>Shape Selector</w:t>
      </w:r>
      <w:r w:rsidR="00277FEC">
        <w:t>—c</w:t>
      </w:r>
      <w:r>
        <w:t>urrently disabled</w:t>
      </w:r>
      <w:r w:rsidR="00277FEC">
        <w:t>.</w:t>
      </w:r>
    </w:p>
    <w:p w14:paraId="5F340B0B" w14:textId="77777777" w:rsidR="00C77705" w:rsidRDefault="00C77705" w:rsidP="00490308">
      <w:pPr>
        <w:pStyle w:val="ListParagraph"/>
        <w:jc w:val="both"/>
      </w:pPr>
    </w:p>
    <w:p w14:paraId="6A988487" w14:textId="2FC3F940" w:rsidR="00C77705" w:rsidRDefault="00C77705" w:rsidP="00490308">
      <w:pPr>
        <w:pStyle w:val="ListParagraph"/>
        <w:numPr>
          <w:ilvl w:val="0"/>
          <w:numId w:val="3"/>
        </w:numPr>
        <w:jc w:val="both"/>
      </w:pPr>
      <w:r>
        <w:t>Submit button</w:t>
      </w:r>
      <w:r w:rsidR="00277FEC">
        <w:t>—w</w:t>
      </w:r>
      <w:r>
        <w:t>hen the above criteria has been enter</w:t>
      </w:r>
      <w:r w:rsidR="00277FEC">
        <w:t>ed</w:t>
      </w:r>
      <w:r>
        <w:t xml:space="preserve"> and the user clicks this button</w:t>
      </w:r>
      <w:r w:rsidR="00277FEC">
        <w:t>,</w:t>
      </w:r>
      <w:r>
        <w:t xml:space="preserve"> a mosaic request will be started.  For each submit</w:t>
      </w:r>
      <w:r w:rsidR="00277FEC">
        <w:t>,</w:t>
      </w:r>
      <w:r>
        <w:t xml:space="preserve"> the details of the </w:t>
      </w:r>
      <w:r w:rsidR="00741DBF">
        <w:t xml:space="preserve">running request can be found in the in the Running Tasks list described below.  </w:t>
      </w:r>
    </w:p>
    <w:p w14:paraId="78211F95" w14:textId="0C3DE831" w:rsidR="00741DBF" w:rsidRDefault="00741DBF" w:rsidP="00490308">
      <w:pPr>
        <w:pStyle w:val="ListParagraph"/>
        <w:numPr>
          <w:ilvl w:val="0"/>
          <w:numId w:val="3"/>
        </w:numPr>
        <w:jc w:val="both"/>
      </w:pPr>
      <w:r>
        <w:t>Clear button</w:t>
      </w:r>
      <w:r w:rsidR="00277FEC">
        <w:t>—p</w:t>
      </w:r>
      <w:r>
        <w:t>rovides a way for the user to reset the filter fields described above to their default state, remove all mosaics shown on the map, and clear out the information found in the scene and statistics lists found in the results tab.</w:t>
      </w:r>
    </w:p>
    <w:p w14:paraId="29C59097" w14:textId="77777777" w:rsidR="00741DBF" w:rsidRDefault="00741DBF" w:rsidP="00490308">
      <w:pPr>
        <w:pStyle w:val="ListParagraph"/>
        <w:jc w:val="both"/>
      </w:pPr>
    </w:p>
    <w:p w14:paraId="1B48B544" w14:textId="3E014E68" w:rsidR="00741DBF" w:rsidRDefault="00116E99" w:rsidP="00490308">
      <w:pPr>
        <w:pStyle w:val="ListParagraph"/>
        <w:numPr>
          <w:ilvl w:val="0"/>
          <w:numId w:val="3"/>
        </w:numPr>
        <w:jc w:val="both"/>
      </w:pPr>
      <w:r>
        <w:t>Running Tasks</w:t>
      </w:r>
      <w:r w:rsidR="00277FEC">
        <w:t>—d</w:t>
      </w:r>
      <w:r w:rsidR="00C77705">
        <w:t xml:space="preserve">isplays a list of any request that is currently executing.  </w:t>
      </w:r>
      <w:r w:rsidR="00741DBF">
        <w:t>For each task that is executing</w:t>
      </w:r>
      <w:r w:rsidR="00277FEC">
        <w:t>,</w:t>
      </w:r>
      <w:r w:rsidR="00741DBF">
        <w:t xml:space="preserve"> the list will show the following information:</w:t>
      </w:r>
    </w:p>
    <w:p w14:paraId="4F5EC553" w14:textId="5329C4DF" w:rsidR="00741DBF" w:rsidRDefault="00741DBF" w:rsidP="00490308">
      <w:pPr>
        <w:pStyle w:val="ListParagraph"/>
        <w:numPr>
          <w:ilvl w:val="1"/>
          <w:numId w:val="3"/>
        </w:numPr>
        <w:jc w:val="both"/>
      </w:pPr>
      <w:r>
        <w:t>Task</w:t>
      </w:r>
      <w:r w:rsidR="00C77705">
        <w:t xml:space="preserve"> status</w:t>
      </w:r>
      <w:r w:rsidR="00277FEC">
        <w:t>,</w:t>
      </w:r>
      <w:r>
        <w:t xml:space="preserve"> which could be either </w:t>
      </w:r>
      <w:r w:rsidR="00C77705">
        <w:t>find</w:t>
      </w:r>
      <w:r>
        <w:t>ing</w:t>
      </w:r>
      <w:r w:rsidR="00C77705">
        <w:t xml:space="preserve"> pixels or </w:t>
      </w:r>
      <w:r>
        <w:t>creating mosaic</w:t>
      </w:r>
    </w:p>
    <w:p w14:paraId="01C4CFE8" w14:textId="047277BB" w:rsidR="00741DBF" w:rsidRDefault="00741DBF" w:rsidP="00490308">
      <w:pPr>
        <w:pStyle w:val="ListParagraph"/>
        <w:numPr>
          <w:ilvl w:val="1"/>
          <w:numId w:val="3"/>
        </w:numPr>
        <w:jc w:val="both"/>
      </w:pPr>
      <w:r>
        <w:t>A cancel option that will stop the current request only</w:t>
      </w:r>
    </w:p>
    <w:p w14:paraId="7668A715" w14:textId="3667F6CF" w:rsidR="00116E99" w:rsidRDefault="00741DBF" w:rsidP="00490308">
      <w:pPr>
        <w:pStyle w:val="ListParagraph"/>
        <w:numPr>
          <w:ilvl w:val="1"/>
          <w:numId w:val="3"/>
        </w:numPr>
        <w:jc w:val="both"/>
      </w:pPr>
      <w:r>
        <w:t>S</w:t>
      </w:r>
      <w:r w:rsidR="00C77705">
        <w:t>tart time of that particular task so the user can determine how long it has been running</w:t>
      </w:r>
    </w:p>
    <w:p w14:paraId="27DECC7D" w14:textId="77777777" w:rsidR="00C77705" w:rsidRPr="00116E99" w:rsidRDefault="00C77705" w:rsidP="00490308">
      <w:pPr>
        <w:ind w:left="360"/>
        <w:jc w:val="both"/>
      </w:pPr>
    </w:p>
    <w:p w14:paraId="2957AB8E" w14:textId="77777777" w:rsidR="008F4F9E" w:rsidRDefault="008F4F9E" w:rsidP="00490308">
      <w:pPr>
        <w:jc w:val="both"/>
      </w:pPr>
      <w:r>
        <w:br w:type="page"/>
      </w:r>
    </w:p>
    <w:p w14:paraId="235D3FC1" w14:textId="6E095519" w:rsidR="008F4F9E" w:rsidRDefault="008F4F9E" w:rsidP="00490308">
      <w:pPr>
        <w:pStyle w:val="Heading3"/>
      </w:pPr>
      <w:bookmarkStart w:id="18" w:name="_Toc441154190"/>
      <w:r>
        <w:lastRenderedPageBreak/>
        <w:t>Results Tab</w:t>
      </w:r>
      <w:bookmarkEnd w:id="18"/>
    </w:p>
    <w:p w14:paraId="4B63886F" w14:textId="77777777" w:rsidR="008F4F9E" w:rsidRDefault="008F4F9E" w:rsidP="00490308">
      <w:pPr>
        <w:jc w:val="both"/>
      </w:pPr>
    </w:p>
    <w:p w14:paraId="4475E271" w14:textId="77777777" w:rsidR="00C37292" w:rsidRDefault="008F4F9E" w:rsidP="00490308">
      <w:pPr>
        <w:jc w:val="both"/>
      </w:pPr>
      <w:r>
        <w:rPr>
          <w:noProof/>
        </w:rPr>
        <w:drawing>
          <wp:inline distT="0" distB="0" distL="0" distR="0" wp14:anchorId="0DA10B90" wp14:editId="76453913">
            <wp:extent cx="6286206" cy="3914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_tool_results.png"/>
                    <pic:cNvPicPr/>
                  </pic:nvPicPr>
                  <pic:blipFill>
                    <a:blip r:embed="rId14">
                      <a:extLst>
                        <a:ext uri="{28A0092B-C50C-407E-A947-70E740481C1C}">
                          <a14:useLocalDpi xmlns:a14="http://schemas.microsoft.com/office/drawing/2010/main" val="0"/>
                        </a:ext>
                      </a:extLst>
                    </a:blip>
                    <a:stretch>
                      <a:fillRect/>
                    </a:stretch>
                  </pic:blipFill>
                  <pic:spPr>
                    <a:xfrm>
                      <a:off x="0" y="0"/>
                      <a:ext cx="6292220" cy="3918520"/>
                    </a:xfrm>
                    <a:prstGeom prst="rect">
                      <a:avLst/>
                    </a:prstGeom>
                  </pic:spPr>
                </pic:pic>
              </a:graphicData>
            </a:graphic>
          </wp:inline>
        </w:drawing>
      </w:r>
    </w:p>
    <w:p w14:paraId="797CD3E7" w14:textId="77777777" w:rsidR="00C37292" w:rsidRDefault="00C37292" w:rsidP="00490308">
      <w:pPr>
        <w:jc w:val="both"/>
      </w:pPr>
    </w:p>
    <w:p w14:paraId="44DA305D" w14:textId="77777777" w:rsidR="00C37292" w:rsidRDefault="00C37292" w:rsidP="00490308">
      <w:pPr>
        <w:jc w:val="both"/>
      </w:pPr>
      <w:r>
        <w:t>The Results tab contains the following:</w:t>
      </w:r>
    </w:p>
    <w:p w14:paraId="017E4BE9" w14:textId="77128BAD" w:rsidR="00C37292" w:rsidRDefault="00C37292" w:rsidP="00490308">
      <w:pPr>
        <w:pStyle w:val="ListParagraph"/>
        <w:numPr>
          <w:ilvl w:val="0"/>
          <w:numId w:val="5"/>
        </w:numPr>
        <w:jc w:val="both"/>
      </w:pPr>
      <w:r>
        <w:t>Completed Tasks list</w:t>
      </w:r>
      <w:r w:rsidR="00277FEC">
        <w:t>—d</w:t>
      </w:r>
      <w:r w:rsidR="000B7337">
        <w:t>isplays a list of all requests that have completed successfully.  The currently selected task will be highlighted.  The following information will be displayed for each task:</w:t>
      </w:r>
    </w:p>
    <w:p w14:paraId="6532E13D" w14:textId="77777777" w:rsidR="000B7337" w:rsidRDefault="000B7337" w:rsidP="00490308">
      <w:pPr>
        <w:pStyle w:val="ListParagraph"/>
        <w:numPr>
          <w:ilvl w:val="1"/>
          <w:numId w:val="5"/>
        </w:numPr>
        <w:jc w:val="both"/>
      </w:pPr>
      <w:r>
        <w:t>Start date/time</w:t>
      </w:r>
    </w:p>
    <w:p w14:paraId="6BF7D8D2" w14:textId="77777777" w:rsidR="000B7337" w:rsidRDefault="000B7337" w:rsidP="00490308">
      <w:pPr>
        <w:pStyle w:val="ListParagraph"/>
        <w:numPr>
          <w:ilvl w:val="1"/>
          <w:numId w:val="5"/>
        </w:numPr>
        <w:jc w:val="both"/>
      </w:pPr>
      <w:r>
        <w:t>End date/time</w:t>
      </w:r>
    </w:p>
    <w:p w14:paraId="1E45D8AB" w14:textId="77777777" w:rsidR="000B7337" w:rsidRDefault="000B7337" w:rsidP="00490308">
      <w:pPr>
        <w:pStyle w:val="ListParagraph"/>
        <w:numPr>
          <w:ilvl w:val="1"/>
          <w:numId w:val="5"/>
        </w:numPr>
        <w:jc w:val="both"/>
      </w:pPr>
      <w:r>
        <w:t>Total execution time</w:t>
      </w:r>
    </w:p>
    <w:p w14:paraId="7895CCA5" w14:textId="77777777" w:rsidR="004D40E3" w:rsidRDefault="004D40E3" w:rsidP="00490308">
      <w:pPr>
        <w:pStyle w:val="ListParagraph"/>
        <w:jc w:val="both"/>
      </w:pPr>
    </w:p>
    <w:p w14:paraId="25D8BC72" w14:textId="2A2598B7" w:rsidR="00D94A6D" w:rsidRDefault="00843DE0" w:rsidP="00490308">
      <w:pPr>
        <w:pStyle w:val="ListParagraph"/>
        <w:numPr>
          <w:ilvl w:val="0"/>
          <w:numId w:val="5"/>
        </w:numPr>
        <w:jc w:val="both"/>
      </w:pPr>
      <w:r>
        <w:t xml:space="preserve">Show non-clear land pixels—a checkbox where the user can indicate if they would like to have the pixels that are hidden by </w:t>
      </w:r>
      <w:commentRangeStart w:id="19"/>
      <w:commentRangeStart w:id="20"/>
      <w:r>
        <w:t xml:space="preserve">clouds, cloud shadows, water, etc. </w:t>
      </w:r>
      <w:commentRangeEnd w:id="19"/>
      <w:r>
        <w:rPr>
          <w:rStyle w:val="CommentReference"/>
        </w:rPr>
        <w:commentReference w:id="19"/>
      </w:r>
      <w:commentRangeEnd w:id="20"/>
      <w:r>
        <w:rPr>
          <w:rStyle w:val="CommentReference"/>
        </w:rPr>
        <w:commentReference w:id="20"/>
      </w:r>
      <w:r>
        <w:t xml:space="preserve">on the selected mosaic to be highlighted.  When this indicator is checked all the mosaics on the map will show red where these missing pixels are.  </w:t>
      </w:r>
    </w:p>
    <w:p w14:paraId="06C2277A" w14:textId="38B23FBF" w:rsidR="00C37292" w:rsidRDefault="00DE13B8" w:rsidP="00490308">
      <w:pPr>
        <w:pStyle w:val="ListParagraph"/>
        <w:numPr>
          <w:ilvl w:val="0"/>
          <w:numId w:val="5"/>
        </w:numPr>
        <w:jc w:val="both"/>
      </w:pPr>
      <w:r>
        <w:t>H</w:t>
      </w:r>
      <w:r w:rsidR="00C37292">
        <w:t>ighlight selected mosaic</w:t>
      </w:r>
      <w:r w:rsidR="00277FEC">
        <w:t>—</w:t>
      </w:r>
      <w:r w:rsidR="00C1313F">
        <w:t xml:space="preserve">this checkbox indicates </w:t>
      </w:r>
      <w:r w:rsidR="00277FEC">
        <w:t xml:space="preserve">that </w:t>
      </w:r>
      <w:r w:rsidR="000B7337">
        <w:t>the user would like to have t</w:t>
      </w:r>
      <w:r w:rsidR="00843DE0">
        <w:t xml:space="preserve">he currently selected mosaic </w:t>
      </w:r>
      <w:r w:rsidR="000B7337">
        <w:t>be highlighted with a border.  The selected mosaic corresponds to the selected task in the Completed Tasks list.  As the user changes selections in the Completed Tasks list the highlight</w:t>
      </w:r>
      <w:r w:rsidR="00277FEC">
        <w:t>ed</w:t>
      </w:r>
      <w:r w:rsidR="000B7337">
        <w:t xml:space="preserve"> border will re-draw around the tasks mosaics.</w:t>
      </w:r>
    </w:p>
    <w:p w14:paraId="6171206D" w14:textId="59FD5B85" w:rsidR="000B7337" w:rsidRDefault="000B7337" w:rsidP="00490308">
      <w:pPr>
        <w:pStyle w:val="ListParagraph"/>
        <w:numPr>
          <w:ilvl w:val="0"/>
          <w:numId w:val="5"/>
        </w:numPr>
        <w:jc w:val="both"/>
      </w:pPr>
      <w:r>
        <w:lastRenderedPageBreak/>
        <w:t>Clear button</w:t>
      </w:r>
      <w:r w:rsidR="00277FEC">
        <w:t>—p</w:t>
      </w:r>
      <w:r>
        <w:t>rovides a way for the user to reset the filter fields described above to their default state, remove all mosaics shown on the map, and clear out the information found in the scene and statistics lists found in the results tab.</w:t>
      </w:r>
    </w:p>
    <w:p w14:paraId="4BF5DCC6" w14:textId="77777777" w:rsidR="004D40E3" w:rsidRDefault="004D40E3" w:rsidP="00490308">
      <w:pPr>
        <w:pStyle w:val="ListParagraph"/>
        <w:jc w:val="both"/>
      </w:pPr>
    </w:p>
    <w:p w14:paraId="32237657" w14:textId="41F076E6" w:rsidR="00DE13B8" w:rsidRDefault="00DE13B8" w:rsidP="00490308">
      <w:pPr>
        <w:pStyle w:val="ListParagraph"/>
        <w:numPr>
          <w:ilvl w:val="0"/>
          <w:numId w:val="5"/>
        </w:numPr>
        <w:jc w:val="both"/>
      </w:pPr>
      <w:r>
        <w:t>Scenes List</w:t>
      </w:r>
      <w:r w:rsidR="00277FEC">
        <w:t>—</w:t>
      </w:r>
      <w:commentRangeStart w:id="21"/>
      <w:commentRangeStart w:id="22"/>
      <w:r w:rsidR="00C1313F">
        <w:t>the</w:t>
      </w:r>
      <w:r w:rsidR="000B7337">
        <w:t xml:space="preserve"> list of </w:t>
      </w:r>
      <w:commentRangeEnd w:id="21"/>
      <w:r w:rsidR="00277FEC">
        <w:rPr>
          <w:rStyle w:val="CommentReference"/>
        </w:rPr>
        <w:commentReference w:id="21"/>
      </w:r>
      <w:commentRangeEnd w:id="22"/>
      <w:r w:rsidR="00843DE0">
        <w:rPr>
          <w:rStyle w:val="CommentReference"/>
        </w:rPr>
        <w:commentReference w:id="22"/>
      </w:r>
      <w:r w:rsidR="000B7337">
        <w:t>scene id’s that were used to generate the current mosaic.</w:t>
      </w:r>
    </w:p>
    <w:p w14:paraId="157FBC5A" w14:textId="77777777" w:rsidR="004D40E3" w:rsidRDefault="004D40E3" w:rsidP="00490308">
      <w:pPr>
        <w:pStyle w:val="ListParagraph"/>
        <w:jc w:val="both"/>
      </w:pPr>
    </w:p>
    <w:p w14:paraId="60698CE1" w14:textId="3B44ED17" w:rsidR="00DE13B8" w:rsidRDefault="00DE13B8" w:rsidP="00490308">
      <w:pPr>
        <w:pStyle w:val="ListParagraph"/>
        <w:numPr>
          <w:ilvl w:val="0"/>
          <w:numId w:val="5"/>
        </w:numPr>
        <w:jc w:val="both"/>
      </w:pPr>
      <w:r>
        <w:t>Statistics</w:t>
      </w:r>
      <w:r w:rsidR="00277FEC">
        <w:t>—l</w:t>
      </w:r>
      <w:r w:rsidR="000B7337">
        <w:t>ists detail information pertaining to the selected task from the Completed Tasks list described above.</w:t>
      </w:r>
    </w:p>
    <w:p w14:paraId="4C4E78D1" w14:textId="77777777" w:rsidR="008F4F9E" w:rsidRPr="00C37292" w:rsidRDefault="008F4F9E" w:rsidP="00490308">
      <w:pPr>
        <w:jc w:val="both"/>
        <w:rPr>
          <w:rFonts w:asciiTheme="majorHAnsi" w:eastAsiaTheme="majorEastAsia" w:hAnsiTheme="majorHAnsi" w:cstheme="majorBidi"/>
          <w:color w:val="2E74B5" w:themeColor="accent1" w:themeShade="BF"/>
          <w:sz w:val="26"/>
          <w:szCs w:val="26"/>
        </w:rPr>
      </w:pPr>
      <w:r>
        <w:br w:type="page"/>
      </w:r>
    </w:p>
    <w:p w14:paraId="68FCE5AD" w14:textId="094AAD0E" w:rsidR="008F4F9E" w:rsidRDefault="008F4F9E" w:rsidP="00490308">
      <w:pPr>
        <w:pStyle w:val="Heading3"/>
      </w:pPr>
      <w:bookmarkStart w:id="23" w:name="_Toc441154191"/>
      <w:r>
        <w:lastRenderedPageBreak/>
        <w:t>Output Tab</w:t>
      </w:r>
      <w:bookmarkEnd w:id="23"/>
    </w:p>
    <w:p w14:paraId="4903FDFB" w14:textId="77777777" w:rsidR="008F4F9E" w:rsidRDefault="008F4F9E" w:rsidP="00490308">
      <w:pPr>
        <w:jc w:val="both"/>
      </w:pPr>
    </w:p>
    <w:p w14:paraId="393361BF" w14:textId="77777777" w:rsidR="00DE13B8" w:rsidRDefault="008F4F9E" w:rsidP="00490308">
      <w:pPr>
        <w:jc w:val="both"/>
      </w:pPr>
      <w:r>
        <w:rPr>
          <w:noProof/>
        </w:rPr>
        <w:drawing>
          <wp:inline distT="0" distB="0" distL="0" distR="0" wp14:anchorId="58AB7CB8" wp14:editId="45DC918F">
            <wp:extent cx="6276975" cy="457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_tool_output.png"/>
                    <pic:cNvPicPr/>
                  </pic:nvPicPr>
                  <pic:blipFill>
                    <a:blip r:embed="rId15">
                      <a:extLst>
                        <a:ext uri="{28A0092B-C50C-407E-A947-70E740481C1C}">
                          <a14:useLocalDpi xmlns:a14="http://schemas.microsoft.com/office/drawing/2010/main" val="0"/>
                        </a:ext>
                      </a:extLst>
                    </a:blip>
                    <a:stretch>
                      <a:fillRect/>
                    </a:stretch>
                  </pic:blipFill>
                  <pic:spPr>
                    <a:xfrm>
                      <a:off x="0" y="0"/>
                      <a:ext cx="6276975" cy="4572000"/>
                    </a:xfrm>
                    <a:prstGeom prst="rect">
                      <a:avLst/>
                    </a:prstGeom>
                  </pic:spPr>
                </pic:pic>
              </a:graphicData>
            </a:graphic>
          </wp:inline>
        </w:drawing>
      </w:r>
    </w:p>
    <w:p w14:paraId="0339B4E2" w14:textId="77777777" w:rsidR="00DE13B8" w:rsidRDefault="00DE13B8" w:rsidP="00490308">
      <w:pPr>
        <w:jc w:val="both"/>
      </w:pPr>
    </w:p>
    <w:p w14:paraId="57DCE312" w14:textId="77777777" w:rsidR="00DE13B8" w:rsidRDefault="00DE13B8" w:rsidP="00490308">
      <w:pPr>
        <w:jc w:val="both"/>
      </w:pPr>
      <w:r>
        <w:t>The Output tab contains the follow:</w:t>
      </w:r>
    </w:p>
    <w:p w14:paraId="50000062" w14:textId="3C6E52EF" w:rsidR="00DE13B8" w:rsidRDefault="00DE13B8" w:rsidP="00490308">
      <w:pPr>
        <w:pStyle w:val="ListParagraph"/>
        <w:numPr>
          <w:ilvl w:val="0"/>
          <w:numId w:val="8"/>
        </w:numPr>
        <w:jc w:val="both"/>
      </w:pPr>
      <w:r>
        <w:t>Yearly Mosaics</w:t>
      </w:r>
      <w:r w:rsidR="00277FEC">
        <w:t>—i</w:t>
      </w:r>
      <w:r w:rsidR="000B7337">
        <w:t>s a list of years that the system has predefined images for.  These images show, for the particular year</w:t>
      </w:r>
      <w:r w:rsidR="00277FEC">
        <w:t>,</w:t>
      </w:r>
      <w:r w:rsidR="000B7337">
        <w:t xml:space="preserve"> a snapshot of the satellite paths that have been used to generate the </w:t>
      </w:r>
      <w:r w:rsidR="00277FEC">
        <w:t xml:space="preserve">Data </w:t>
      </w:r>
      <w:r w:rsidR="000B7337">
        <w:t xml:space="preserve">Cube data.  </w:t>
      </w:r>
      <w:r w:rsidR="004D40E3">
        <w:t xml:space="preserve">When a year is selected the image will be placed on the map.  If the </w:t>
      </w:r>
      <w:r w:rsidR="009C1D37">
        <w:t>“</w:t>
      </w:r>
      <w:r w:rsidR="004D40E3">
        <w:t>Show non-clear land pixels</w:t>
      </w:r>
      <w:r w:rsidR="009C1D37">
        <w:t>”</w:t>
      </w:r>
      <w:r w:rsidR="004D40E3">
        <w:t xml:space="preserve"> checkbox is on, the image will change to reflect the red color</w:t>
      </w:r>
      <w:r w:rsidR="009C1D37">
        <w:t xml:space="preserve">, indicating </w:t>
      </w:r>
      <w:r w:rsidR="004D40E3">
        <w:t>missing pixels.  To remove the image all together</w:t>
      </w:r>
      <w:r w:rsidR="009C1D37">
        <w:t>,</w:t>
      </w:r>
      <w:r w:rsidR="004D40E3">
        <w:t xml:space="preserve"> the user </w:t>
      </w:r>
      <w:r w:rsidR="009C1D37">
        <w:t>simply</w:t>
      </w:r>
      <w:r w:rsidR="004D40E3">
        <w:t xml:space="preserve"> select</w:t>
      </w:r>
      <w:r w:rsidR="009C1D37">
        <w:t>s</w:t>
      </w:r>
      <w:r w:rsidR="004D40E3">
        <w:t xml:space="preserve"> “None” in the drop down list.</w:t>
      </w:r>
    </w:p>
    <w:p w14:paraId="2B1B8E16" w14:textId="1C9D63C9" w:rsidR="000B7337" w:rsidRDefault="00843DE0" w:rsidP="00490308">
      <w:pPr>
        <w:pStyle w:val="ListParagraph"/>
        <w:numPr>
          <w:ilvl w:val="0"/>
          <w:numId w:val="8"/>
        </w:numPr>
        <w:jc w:val="both"/>
      </w:pPr>
      <w:r>
        <w:t xml:space="preserve">Show non-clear land pixels—a checkbox where the user can indicate if they would like to have the pixels that are hidden by </w:t>
      </w:r>
      <w:commentRangeStart w:id="24"/>
      <w:commentRangeStart w:id="25"/>
      <w:r>
        <w:t xml:space="preserve">clouds, cloud shadows, water, etc. </w:t>
      </w:r>
      <w:commentRangeEnd w:id="24"/>
      <w:r>
        <w:rPr>
          <w:rStyle w:val="CommentReference"/>
        </w:rPr>
        <w:commentReference w:id="24"/>
      </w:r>
      <w:commentRangeEnd w:id="25"/>
      <w:r>
        <w:rPr>
          <w:rStyle w:val="CommentReference"/>
        </w:rPr>
        <w:commentReference w:id="25"/>
      </w:r>
      <w:r>
        <w:t xml:space="preserve">on the selected mosaic to be highlighted.  When this indicator is checked all the mosaics on the map will show red where these missing pixels are.  </w:t>
      </w:r>
    </w:p>
    <w:p w14:paraId="5B26BDB4" w14:textId="77777777" w:rsidR="00FB1A12" w:rsidRDefault="00FB1A12" w:rsidP="00490308">
      <w:pPr>
        <w:jc w:val="both"/>
      </w:pPr>
      <w:r>
        <w:br w:type="page"/>
      </w:r>
    </w:p>
    <w:p w14:paraId="784888D1" w14:textId="77777777" w:rsidR="004D40E3" w:rsidRDefault="004D40E3" w:rsidP="00490308">
      <w:pPr>
        <w:pStyle w:val="ListParagraph"/>
        <w:jc w:val="both"/>
      </w:pPr>
    </w:p>
    <w:p w14:paraId="11B59F62" w14:textId="5DD1244C" w:rsidR="00DE13B8" w:rsidRDefault="00DE13B8" w:rsidP="00490308">
      <w:pPr>
        <w:pStyle w:val="ListParagraph"/>
        <w:numPr>
          <w:ilvl w:val="0"/>
          <w:numId w:val="8"/>
        </w:numPr>
        <w:jc w:val="both"/>
      </w:pPr>
      <w:r>
        <w:t>Favorites</w:t>
      </w:r>
      <w:r w:rsidR="009C1D37">
        <w:t>—i</w:t>
      </w:r>
      <w:r w:rsidR="004D40E3">
        <w:t xml:space="preserve">s a list of all the saved mosaics generated by the Save Favorites process described next.  </w:t>
      </w:r>
      <w:r w:rsidR="009C1D37">
        <w:t>To view the saved favorite, the user</w:t>
      </w:r>
      <w:r w:rsidR="004D40E3">
        <w:t xml:space="preserve"> need</w:t>
      </w:r>
      <w:r w:rsidR="009C1D37">
        <w:t>s</w:t>
      </w:r>
      <w:r w:rsidR="004D40E3">
        <w:t xml:space="preserve"> to select the desired entry and click on the Load button.  This will then add the favorite to the Completed Tasks List.  Once the user selects </w:t>
      </w:r>
      <w:r w:rsidR="009C1D37">
        <w:t xml:space="preserve">an </w:t>
      </w:r>
      <w:r w:rsidR="004D40E3">
        <w:t>item in the Completed Tasks list the mosaic, scenes</w:t>
      </w:r>
      <w:r w:rsidR="009C1D37">
        <w:t>,</w:t>
      </w:r>
      <w:r w:rsidR="004D40E3">
        <w:t xml:space="preserve"> and statistics for that favorite will be shown in the application.</w:t>
      </w:r>
    </w:p>
    <w:p w14:paraId="7FB023FA" w14:textId="77777777" w:rsidR="004D40E3" w:rsidRDefault="004D40E3" w:rsidP="00490308">
      <w:pPr>
        <w:pStyle w:val="ListParagraph"/>
        <w:jc w:val="both"/>
      </w:pPr>
    </w:p>
    <w:p w14:paraId="23612290" w14:textId="2817C550" w:rsidR="00DE13B8" w:rsidRDefault="00DE13B8" w:rsidP="00490308">
      <w:pPr>
        <w:pStyle w:val="ListParagraph"/>
        <w:numPr>
          <w:ilvl w:val="0"/>
          <w:numId w:val="8"/>
        </w:numPr>
        <w:jc w:val="both"/>
      </w:pPr>
      <w:r>
        <w:t>Save Favorites</w:t>
      </w:r>
      <w:r w:rsidR="009C1D37">
        <w:t>—t</w:t>
      </w:r>
      <w:r w:rsidR="006971F4">
        <w:t xml:space="preserve">he process the user can perform to save data of the task that is currently selected.  The user will enter a descriptive name of the Favorite they wish to save, then select the Save button.  </w:t>
      </w:r>
      <w:r w:rsidR="00B947C9">
        <w:t xml:space="preserve">The favorite will be added to </w:t>
      </w:r>
      <w:r w:rsidR="009C1D37">
        <w:t>their list</w:t>
      </w:r>
      <w:r w:rsidR="00B947C9">
        <w:t xml:space="preserve"> of </w:t>
      </w:r>
      <w:r w:rsidR="009C1D37">
        <w:t>f</w:t>
      </w:r>
      <w:r w:rsidR="00B947C9">
        <w:t>avorites found in the Favorites combo box.  This will allow them to view that task (mosaic, scenes, etc.) at a future time.</w:t>
      </w:r>
    </w:p>
    <w:p w14:paraId="6077A1C9" w14:textId="77777777" w:rsidR="004D40E3" w:rsidRDefault="004D40E3" w:rsidP="00490308">
      <w:pPr>
        <w:pStyle w:val="ListParagraph"/>
        <w:jc w:val="both"/>
      </w:pPr>
    </w:p>
    <w:p w14:paraId="6886940D" w14:textId="32F95F10" w:rsidR="00DE13B8" w:rsidRDefault="00DE13B8" w:rsidP="00490308">
      <w:pPr>
        <w:pStyle w:val="ListParagraph"/>
        <w:numPr>
          <w:ilvl w:val="0"/>
          <w:numId w:val="8"/>
        </w:numPr>
        <w:jc w:val="both"/>
      </w:pPr>
      <w:r>
        <w:t>Export Format</w:t>
      </w:r>
      <w:r w:rsidR="009C1D37">
        <w:t>—t</w:t>
      </w:r>
      <w:r w:rsidR="00B947C9">
        <w:t xml:space="preserve">his will generate an image from the selected mosaic and save it </w:t>
      </w:r>
      <w:r w:rsidR="009C1D37">
        <w:t xml:space="preserve">on </w:t>
      </w:r>
      <w:r w:rsidR="00B947C9">
        <w:t>their system in the file format selected in the drop down list.  Currently the available formats are:</w:t>
      </w:r>
    </w:p>
    <w:p w14:paraId="0DEAB67B" w14:textId="77777777" w:rsidR="00DE13B8" w:rsidRDefault="00B947C9" w:rsidP="00490308">
      <w:pPr>
        <w:pStyle w:val="ListParagraph"/>
        <w:numPr>
          <w:ilvl w:val="1"/>
          <w:numId w:val="8"/>
        </w:numPr>
        <w:jc w:val="both"/>
      </w:pPr>
      <w:r>
        <w:t>GeoTIFF</w:t>
      </w:r>
    </w:p>
    <w:p w14:paraId="0067348D" w14:textId="77777777" w:rsidR="00B947C9" w:rsidRDefault="00B947C9" w:rsidP="00490308">
      <w:pPr>
        <w:pStyle w:val="ListParagraph"/>
        <w:numPr>
          <w:ilvl w:val="1"/>
          <w:numId w:val="8"/>
        </w:numPr>
        <w:jc w:val="both"/>
      </w:pPr>
      <w:r>
        <w:t>JPEG</w:t>
      </w:r>
    </w:p>
    <w:p w14:paraId="1257AA9D" w14:textId="77777777" w:rsidR="004674EA" w:rsidRDefault="004674EA" w:rsidP="00490308">
      <w:pPr>
        <w:jc w:val="both"/>
      </w:pPr>
      <w:r>
        <w:br w:type="page"/>
      </w:r>
    </w:p>
    <w:p w14:paraId="48391504" w14:textId="77777777" w:rsidR="00FB1A12" w:rsidRPr="00FB1A12" w:rsidRDefault="0086239E" w:rsidP="00490308">
      <w:pPr>
        <w:pStyle w:val="Heading2"/>
        <w:jc w:val="both"/>
        <w:rPr>
          <w:color w:val="FF0000"/>
        </w:rPr>
      </w:pPr>
      <w:bookmarkStart w:id="26" w:name="_Toc441154192"/>
      <w:r>
        <w:lastRenderedPageBreak/>
        <w:t>Task Manager</w:t>
      </w:r>
      <w:bookmarkEnd w:id="26"/>
    </w:p>
    <w:p w14:paraId="50E80357" w14:textId="77777777" w:rsidR="004674EA" w:rsidRDefault="004674EA" w:rsidP="00490308">
      <w:pPr>
        <w:jc w:val="both"/>
      </w:pPr>
    </w:p>
    <w:p w14:paraId="6FD4F832" w14:textId="77777777" w:rsidR="005C0D23" w:rsidRDefault="008F4F9E" w:rsidP="00490308">
      <w:pPr>
        <w:jc w:val="both"/>
      </w:pPr>
      <w:r>
        <w:rPr>
          <w:noProof/>
        </w:rPr>
        <w:drawing>
          <wp:inline distT="0" distB="0" distL="0" distR="0" wp14:anchorId="4D64A1F0" wp14:editId="28A54569">
            <wp:extent cx="594360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_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58427CF7" w14:textId="77777777" w:rsidR="004674EA" w:rsidRDefault="004674EA" w:rsidP="00490308">
      <w:pPr>
        <w:jc w:val="both"/>
      </w:pPr>
    </w:p>
    <w:p w14:paraId="09C0F1AA" w14:textId="70721224" w:rsidR="004674EA" w:rsidRDefault="004674EA" w:rsidP="00490308">
      <w:pPr>
        <w:jc w:val="both"/>
      </w:pPr>
      <w:r>
        <w:t>Currently the Task Manager is a work in progress.</w:t>
      </w:r>
      <w:r w:rsidR="00C5017D">
        <w:t xml:space="preserve">  The intent is to give the user a place to go where they can manage requests that have already completed or are currently running.  It will allow a user to delete results that they no longer need.</w:t>
      </w:r>
    </w:p>
    <w:p w14:paraId="4A03C9BE" w14:textId="77777777" w:rsidR="004674EA" w:rsidRPr="00FB1A12" w:rsidRDefault="004674EA" w:rsidP="00490308">
      <w:pPr>
        <w:jc w:val="both"/>
      </w:pPr>
    </w:p>
    <w:sectPr w:rsidR="004674EA" w:rsidRPr="00FB1A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Kayla Fox" w:date="2016-01-20T13:39:00Z" w:initials="KF">
    <w:p w14:paraId="39C8F850" w14:textId="77777777" w:rsidR="007B26E5" w:rsidRDefault="007B26E5">
      <w:pPr>
        <w:pStyle w:val="CommentText"/>
      </w:pPr>
      <w:r>
        <w:rPr>
          <w:rStyle w:val="CommentReference"/>
        </w:rPr>
        <w:annotationRef/>
      </w:r>
      <w:r>
        <w:t>This takes users to the Login page.</w:t>
      </w:r>
    </w:p>
  </w:comment>
  <w:comment w:id="10" w:author="Kayla Fox" w:date="2016-01-20T13:43:00Z" w:initials="KF">
    <w:p w14:paraId="64F95256" w14:textId="77777777" w:rsidR="007B26E5" w:rsidRDefault="007B26E5">
      <w:pPr>
        <w:pStyle w:val="CommentText"/>
      </w:pPr>
      <w:r>
        <w:rPr>
          <w:rStyle w:val="CommentReference"/>
        </w:rPr>
        <w:annotationRef/>
      </w:r>
      <w:r>
        <w:rPr>
          <w:rStyle w:val="CommentReference"/>
        </w:rPr>
        <w:t>Should we explain what the intention will do with a note that it is currently unavailable but is in development/coming soon. (Same for Preferences)</w:t>
      </w:r>
    </w:p>
  </w:comment>
  <w:comment w:id="12" w:author="Kayla Fox" w:date="2016-01-20T13:52:00Z" w:initials="KF">
    <w:p w14:paraId="4BD88D13" w14:textId="77777777" w:rsidR="00D704E6" w:rsidRDefault="00D704E6">
      <w:pPr>
        <w:pStyle w:val="CommentText"/>
      </w:pPr>
      <w:r>
        <w:rPr>
          <w:rStyle w:val="CommentReference"/>
        </w:rPr>
        <w:annotationRef/>
      </w:r>
      <w:r>
        <w:t>Is under filters the right place for “Running Tasks”? It doesn’t seem to fit.</w:t>
      </w:r>
    </w:p>
  </w:comment>
  <w:comment w:id="14" w:author="Kayla Fox" w:date="2016-01-20T13:57:00Z" w:initials="KF">
    <w:p w14:paraId="4DA8F7F4" w14:textId="77777777" w:rsidR="00D704E6" w:rsidRDefault="00D704E6">
      <w:pPr>
        <w:pStyle w:val="CommentText"/>
      </w:pPr>
      <w:r>
        <w:rPr>
          <w:rStyle w:val="CommentReference"/>
        </w:rPr>
        <w:annotationRef/>
      </w:r>
      <w:r>
        <w:t>What else? Personal preference: to give at least a couple examples before using etc.</w:t>
      </w:r>
    </w:p>
  </w:comment>
  <w:comment w:id="15" w:author="Robert O. Brown" w:date="2016-01-21T15:00:00Z" w:initials="ROB">
    <w:p w14:paraId="13031D56" w14:textId="0EBC712A" w:rsidR="003D7A53" w:rsidRDefault="003D7A53">
      <w:pPr>
        <w:pStyle w:val="CommentText"/>
      </w:pPr>
      <w:r>
        <w:rPr>
          <w:rStyle w:val="CommentReference"/>
        </w:rPr>
        <w:annotationRef/>
      </w:r>
      <w:r>
        <w:t>Fixed</w:t>
      </w:r>
    </w:p>
  </w:comment>
  <w:comment w:id="16" w:author="Kayla Fox" w:date="2016-01-20T14:36:00Z" w:initials="KF">
    <w:p w14:paraId="663D349D" w14:textId="77777777" w:rsidR="00A70AC4" w:rsidRDefault="00A70AC4">
      <w:pPr>
        <w:pStyle w:val="CommentText"/>
      </w:pPr>
      <w:r>
        <w:rPr>
          <w:rStyle w:val="CommentReference"/>
        </w:rPr>
        <w:annotationRef/>
      </w:r>
      <w:r>
        <w:t>Better wording?</w:t>
      </w:r>
    </w:p>
  </w:comment>
  <w:comment w:id="17" w:author="Robert O. Brown" w:date="2016-01-21T15:03:00Z" w:initials="ROB">
    <w:p w14:paraId="77FA9B00" w14:textId="00D901D6" w:rsidR="00843DE0" w:rsidRDefault="00843DE0">
      <w:pPr>
        <w:pStyle w:val="CommentText"/>
      </w:pPr>
      <w:r>
        <w:rPr>
          <w:rStyle w:val="CommentReference"/>
        </w:rPr>
        <w:annotationRef/>
      </w:r>
      <w:r>
        <w:t>Fixed</w:t>
      </w:r>
    </w:p>
  </w:comment>
  <w:comment w:id="19" w:author="Kayla Fox" w:date="2016-01-20T13:57:00Z" w:initials="KF">
    <w:p w14:paraId="10093C90" w14:textId="77777777" w:rsidR="00843DE0" w:rsidRDefault="00843DE0" w:rsidP="00843DE0">
      <w:pPr>
        <w:pStyle w:val="CommentText"/>
      </w:pPr>
      <w:r>
        <w:rPr>
          <w:rStyle w:val="CommentReference"/>
        </w:rPr>
        <w:annotationRef/>
      </w:r>
      <w:r>
        <w:t>What else? Personal preference: to give at least a couple examples before using etc.</w:t>
      </w:r>
    </w:p>
  </w:comment>
  <w:comment w:id="20" w:author="Robert O. Brown" w:date="2016-01-21T15:00:00Z" w:initials="ROB">
    <w:p w14:paraId="4D650EB1" w14:textId="77777777" w:rsidR="00843DE0" w:rsidRDefault="00843DE0" w:rsidP="00843DE0">
      <w:pPr>
        <w:pStyle w:val="CommentText"/>
      </w:pPr>
      <w:r>
        <w:rPr>
          <w:rStyle w:val="CommentReference"/>
        </w:rPr>
        <w:annotationRef/>
      </w:r>
      <w:r>
        <w:t>Fixed</w:t>
      </w:r>
    </w:p>
  </w:comment>
  <w:comment w:id="21" w:author="Kayla Fox" w:date="2016-01-20T16:40:00Z" w:initials="KF">
    <w:p w14:paraId="21D7575D" w14:textId="77777777" w:rsidR="00277FEC" w:rsidRDefault="00277FEC">
      <w:pPr>
        <w:pStyle w:val="CommentText"/>
      </w:pPr>
      <w:r>
        <w:rPr>
          <w:rStyle w:val="CommentReference"/>
        </w:rPr>
        <w:annotationRef/>
      </w:r>
      <w:r>
        <w:t>Future work?</w:t>
      </w:r>
    </w:p>
  </w:comment>
  <w:comment w:id="22" w:author="Robert O. Brown" w:date="2016-01-21T15:06:00Z" w:initials="ROB">
    <w:p w14:paraId="7877C9FC" w14:textId="358A6C3E" w:rsidR="00843DE0" w:rsidRDefault="00843DE0">
      <w:pPr>
        <w:pStyle w:val="CommentText"/>
      </w:pPr>
      <w:r>
        <w:rPr>
          <w:rStyle w:val="CommentReference"/>
        </w:rPr>
        <w:annotationRef/>
      </w:r>
      <w:r>
        <w:t>Nope it works that way.  I changed the wording a little to make it present tense.</w:t>
      </w:r>
    </w:p>
  </w:comment>
  <w:comment w:id="24" w:author="Kayla Fox" w:date="2016-01-20T13:57:00Z" w:initials="KF">
    <w:p w14:paraId="37D520C2" w14:textId="77777777" w:rsidR="00843DE0" w:rsidRDefault="00843DE0" w:rsidP="00843DE0">
      <w:pPr>
        <w:pStyle w:val="CommentText"/>
      </w:pPr>
      <w:r>
        <w:rPr>
          <w:rStyle w:val="CommentReference"/>
        </w:rPr>
        <w:annotationRef/>
      </w:r>
      <w:r>
        <w:t>What else? Personal preference: to give at least a couple examples before using etc.</w:t>
      </w:r>
    </w:p>
  </w:comment>
  <w:comment w:id="25" w:author="Robert O. Brown" w:date="2016-01-21T15:00:00Z" w:initials="ROB">
    <w:p w14:paraId="06568786" w14:textId="77777777" w:rsidR="00843DE0" w:rsidRDefault="00843DE0" w:rsidP="00843DE0">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C8F850" w15:done="0"/>
  <w15:commentEx w15:paraId="64F95256" w15:done="0"/>
  <w15:commentEx w15:paraId="4BD88D13" w15:done="0"/>
  <w15:commentEx w15:paraId="4DA8F7F4" w15:done="0"/>
  <w15:commentEx w15:paraId="13031D56" w15:paraIdParent="4DA8F7F4" w15:done="0"/>
  <w15:commentEx w15:paraId="663D349D" w15:done="0"/>
  <w15:commentEx w15:paraId="77FA9B00" w15:paraIdParent="663D349D" w15:done="0"/>
  <w15:commentEx w15:paraId="10093C90" w15:done="0"/>
  <w15:commentEx w15:paraId="4D650EB1" w15:paraIdParent="10093C90" w15:done="0"/>
  <w15:commentEx w15:paraId="21D7575D" w15:done="0"/>
  <w15:commentEx w15:paraId="7877C9FC" w15:paraIdParent="21D7575D" w15:done="0"/>
  <w15:commentEx w15:paraId="37D520C2" w15:done="0"/>
  <w15:commentEx w15:paraId="06568786" w15:paraIdParent="37D520C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802B2"/>
    <w:multiLevelType w:val="hybridMultilevel"/>
    <w:tmpl w:val="07A82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E490C"/>
    <w:multiLevelType w:val="hybridMultilevel"/>
    <w:tmpl w:val="193C9A6E"/>
    <w:lvl w:ilvl="0" w:tplc="04090001">
      <w:numFmt w:val="bullet"/>
      <w:lvlText w:val=""/>
      <w:lvlJc w:val="left"/>
      <w:pPr>
        <w:ind w:left="720" w:hanging="360"/>
      </w:pPr>
      <w:rPr>
        <w:rFonts w:ascii="Symbol" w:eastAsia="Times New Roman" w:hAnsi="Symbol" w:cs="Times New Roman" w:hint="default"/>
      </w:rPr>
    </w:lvl>
    <w:lvl w:ilvl="1" w:tplc="038EDADC">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4B0F"/>
    <w:multiLevelType w:val="hybridMultilevel"/>
    <w:tmpl w:val="A7364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67F2B"/>
    <w:multiLevelType w:val="hybridMultilevel"/>
    <w:tmpl w:val="C34CADB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645E4"/>
    <w:multiLevelType w:val="hybridMultilevel"/>
    <w:tmpl w:val="1C682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36972"/>
    <w:multiLevelType w:val="hybridMultilevel"/>
    <w:tmpl w:val="B48CFF9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DA5D15"/>
    <w:multiLevelType w:val="hybridMultilevel"/>
    <w:tmpl w:val="55BED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9C6787"/>
    <w:multiLevelType w:val="hybridMultilevel"/>
    <w:tmpl w:val="E272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1474F"/>
    <w:multiLevelType w:val="hybridMultilevel"/>
    <w:tmpl w:val="A4B4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4260B"/>
    <w:multiLevelType w:val="hybridMultilevel"/>
    <w:tmpl w:val="6172C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440FDA"/>
    <w:multiLevelType w:val="hybridMultilevel"/>
    <w:tmpl w:val="AB847E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A7AD4"/>
    <w:multiLevelType w:val="hybridMultilevel"/>
    <w:tmpl w:val="C890C33C"/>
    <w:lvl w:ilvl="0" w:tplc="038EDA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2B05A3"/>
    <w:multiLevelType w:val="hybridMultilevel"/>
    <w:tmpl w:val="C59A2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58A28C5"/>
    <w:multiLevelType w:val="hybridMultilevel"/>
    <w:tmpl w:val="AD24C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40293"/>
    <w:multiLevelType w:val="hybridMultilevel"/>
    <w:tmpl w:val="E6B8C0C8"/>
    <w:lvl w:ilvl="0" w:tplc="04090001">
      <w:start w:val="1"/>
      <w:numFmt w:val="bullet"/>
      <w:lvlText w:val=""/>
      <w:lvlJc w:val="left"/>
      <w:pPr>
        <w:ind w:left="720" w:hanging="360"/>
      </w:pPr>
      <w:rPr>
        <w:rFonts w:ascii="Symbol" w:hAnsi="Symbol" w:hint="default"/>
      </w:rPr>
    </w:lvl>
    <w:lvl w:ilvl="1" w:tplc="038EDADC">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73208B"/>
    <w:multiLevelType w:val="hybridMultilevel"/>
    <w:tmpl w:val="5192C5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5B87659"/>
    <w:multiLevelType w:val="hybridMultilevel"/>
    <w:tmpl w:val="E7F8A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6"/>
  </w:num>
  <w:num w:numId="4">
    <w:abstractNumId w:val="12"/>
  </w:num>
  <w:num w:numId="5">
    <w:abstractNumId w:val="2"/>
  </w:num>
  <w:num w:numId="6">
    <w:abstractNumId w:val="15"/>
  </w:num>
  <w:num w:numId="7">
    <w:abstractNumId w:val="8"/>
  </w:num>
  <w:num w:numId="8">
    <w:abstractNumId w:val="13"/>
  </w:num>
  <w:num w:numId="9">
    <w:abstractNumId w:val="10"/>
  </w:num>
  <w:num w:numId="10">
    <w:abstractNumId w:val="7"/>
  </w:num>
  <w:num w:numId="11">
    <w:abstractNumId w:val="5"/>
  </w:num>
  <w:num w:numId="12">
    <w:abstractNumId w:val="1"/>
  </w:num>
  <w:num w:numId="13">
    <w:abstractNumId w:val="11"/>
  </w:num>
  <w:num w:numId="14">
    <w:abstractNumId w:val="9"/>
  </w:num>
  <w:num w:numId="15">
    <w:abstractNumId w:val="14"/>
  </w:num>
  <w:num w:numId="16">
    <w:abstractNumId w:val="0"/>
  </w:num>
  <w:num w:numId="1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I. Jondrow">
    <w15:presenceInfo w15:providerId="AD" w15:userId="S-1-5-21-4223008559-2569785738-1018137681-4473"/>
  </w15:person>
  <w15:person w15:author="Kayla Fox">
    <w15:presenceInfo w15:providerId="None" w15:userId="Kayla Fox"/>
  </w15:person>
  <w15:person w15:author="Robert O. Brown">
    <w15:presenceInfo w15:providerId="AD" w15:userId="S-1-5-21-4223008559-2569785738-1018137681-46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CE4"/>
    <w:rsid w:val="00011463"/>
    <w:rsid w:val="00062E4D"/>
    <w:rsid w:val="000B7337"/>
    <w:rsid w:val="000D59BE"/>
    <w:rsid w:val="00116E99"/>
    <w:rsid w:val="001310E7"/>
    <w:rsid w:val="001770D8"/>
    <w:rsid w:val="001D6116"/>
    <w:rsid w:val="001F3721"/>
    <w:rsid w:val="00215038"/>
    <w:rsid w:val="002565FD"/>
    <w:rsid w:val="00277FEC"/>
    <w:rsid w:val="00282B6C"/>
    <w:rsid w:val="002D7CE4"/>
    <w:rsid w:val="002E318B"/>
    <w:rsid w:val="0030253F"/>
    <w:rsid w:val="00304042"/>
    <w:rsid w:val="003531E6"/>
    <w:rsid w:val="003C72B6"/>
    <w:rsid w:val="003D7A53"/>
    <w:rsid w:val="00431499"/>
    <w:rsid w:val="00436850"/>
    <w:rsid w:val="004674EA"/>
    <w:rsid w:val="00480B90"/>
    <w:rsid w:val="00490308"/>
    <w:rsid w:val="004D40E3"/>
    <w:rsid w:val="005C0D23"/>
    <w:rsid w:val="005D1841"/>
    <w:rsid w:val="0060332D"/>
    <w:rsid w:val="00630BA5"/>
    <w:rsid w:val="006971F4"/>
    <w:rsid w:val="006A6A01"/>
    <w:rsid w:val="0070546A"/>
    <w:rsid w:val="00737F12"/>
    <w:rsid w:val="00741DBF"/>
    <w:rsid w:val="00791159"/>
    <w:rsid w:val="007942A9"/>
    <w:rsid w:val="0079710C"/>
    <w:rsid w:val="007B26E5"/>
    <w:rsid w:val="007B6C2A"/>
    <w:rsid w:val="007E633B"/>
    <w:rsid w:val="007F2159"/>
    <w:rsid w:val="007F71D7"/>
    <w:rsid w:val="008422D7"/>
    <w:rsid w:val="00843DE0"/>
    <w:rsid w:val="0086239E"/>
    <w:rsid w:val="008F4F9E"/>
    <w:rsid w:val="00926AEA"/>
    <w:rsid w:val="00957F09"/>
    <w:rsid w:val="00985448"/>
    <w:rsid w:val="009B02A1"/>
    <w:rsid w:val="009C1D37"/>
    <w:rsid w:val="009F6193"/>
    <w:rsid w:val="00A345C1"/>
    <w:rsid w:val="00A659E8"/>
    <w:rsid w:val="00A70AC4"/>
    <w:rsid w:val="00B76585"/>
    <w:rsid w:val="00B947C9"/>
    <w:rsid w:val="00B97370"/>
    <w:rsid w:val="00C1313F"/>
    <w:rsid w:val="00C13556"/>
    <w:rsid w:val="00C37292"/>
    <w:rsid w:val="00C5017D"/>
    <w:rsid w:val="00C75B1B"/>
    <w:rsid w:val="00C77705"/>
    <w:rsid w:val="00CA022B"/>
    <w:rsid w:val="00D704E6"/>
    <w:rsid w:val="00D87039"/>
    <w:rsid w:val="00D94A6D"/>
    <w:rsid w:val="00DE13B8"/>
    <w:rsid w:val="00E56BCB"/>
    <w:rsid w:val="00E57BEC"/>
    <w:rsid w:val="00ED76BD"/>
    <w:rsid w:val="00ED7F1D"/>
    <w:rsid w:val="00F0178B"/>
    <w:rsid w:val="00F025DA"/>
    <w:rsid w:val="00FB1A12"/>
    <w:rsid w:val="00FB2FC0"/>
    <w:rsid w:val="00FF0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6745"/>
  <w15:chartTrackingRefBased/>
  <w15:docId w15:val="{DF704FB3-49F5-41B6-BEFB-1C8E54D9B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26E5"/>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B26E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26E5"/>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B26E5"/>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B26E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6E5"/>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26E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86239E"/>
    <w:pPr>
      <w:outlineLvl w:val="9"/>
    </w:pPr>
  </w:style>
  <w:style w:type="paragraph" w:styleId="TOC1">
    <w:name w:val="toc 1"/>
    <w:basedOn w:val="Normal"/>
    <w:next w:val="Normal"/>
    <w:autoRedefine/>
    <w:uiPriority w:val="39"/>
    <w:unhideWhenUsed/>
    <w:rsid w:val="0086239E"/>
    <w:pPr>
      <w:spacing w:after="100"/>
    </w:pPr>
  </w:style>
  <w:style w:type="paragraph" w:styleId="TOC2">
    <w:name w:val="toc 2"/>
    <w:basedOn w:val="Normal"/>
    <w:next w:val="Normal"/>
    <w:autoRedefine/>
    <w:uiPriority w:val="39"/>
    <w:unhideWhenUsed/>
    <w:rsid w:val="001770D8"/>
    <w:pPr>
      <w:tabs>
        <w:tab w:val="right" w:leader="dot" w:pos="9350"/>
      </w:tabs>
      <w:spacing w:after="100"/>
      <w:ind w:left="220"/>
      <w:pPrChange w:id="0" w:author="Matthew I. Jondrow" w:date="2016-02-05T16:36:00Z">
        <w:pPr>
          <w:spacing w:after="100" w:line="259" w:lineRule="auto"/>
          <w:ind w:left="220"/>
        </w:pPr>
      </w:pPrChange>
    </w:pPr>
    <w:rPr>
      <w:noProof/>
      <w:rPrChange w:id="0" w:author="Matthew I. Jondrow" w:date="2016-02-05T16:36:00Z">
        <w:rPr>
          <w:rFonts w:asciiTheme="minorHAnsi" w:eastAsiaTheme="minorHAnsi" w:hAnsiTheme="minorHAnsi" w:cstheme="minorBidi"/>
          <w:sz w:val="22"/>
          <w:szCs w:val="22"/>
          <w:lang w:val="en-US" w:eastAsia="en-US" w:bidi="ar-SA"/>
        </w:rPr>
      </w:rPrChange>
    </w:rPr>
  </w:style>
  <w:style w:type="character" w:styleId="Hyperlink">
    <w:name w:val="Hyperlink"/>
    <w:basedOn w:val="DefaultParagraphFont"/>
    <w:uiPriority w:val="99"/>
    <w:unhideWhenUsed/>
    <w:rsid w:val="0086239E"/>
    <w:rPr>
      <w:color w:val="0563C1" w:themeColor="hyperlink"/>
      <w:u w:val="single"/>
    </w:rPr>
  </w:style>
  <w:style w:type="paragraph" w:styleId="NormalWeb">
    <w:name w:val="Normal (Web)"/>
    <w:basedOn w:val="Normal"/>
    <w:uiPriority w:val="99"/>
    <w:semiHidden/>
    <w:unhideWhenUsed/>
    <w:rsid w:val="00B765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72B6"/>
    <w:pPr>
      <w:ind w:left="720"/>
      <w:contextualSpacing/>
    </w:pPr>
  </w:style>
  <w:style w:type="character" w:customStyle="1" w:styleId="Heading3Char">
    <w:name w:val="Heading 3 Char"/>
    <w:basedOn w:val="DefaultParagraphFont"/>
    <w:link w:val="Heading3"/>
    <w:uiPriority w:val="9"/>
    <w:rsid w:val="007B26E5"/>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FB1A12"/>
    <w:pPr>
      <w:spacing w:after="100"/>
      <w:ind w:left="440"/>
    </w:pPr>
  </w:style>
  <w:style w:type="character" w:styleId="IntenseEmphasis">
    <w:name w:val="Intense Emphasis"/>
    <w:basedOn w:val="DefaultParagraphFont"/>
    <w:uiPriority w:val="21"/>
    <w:qFormat/>
    <w:rsid w:val="007B26E5"/>
    <w:rPr>
      <w:i/>
      <w:iCs/>
      <w:color w:val="5B9BD5" w:themeColor="accent1"/>
    </w:rPr>
  </w:style>
  <w:style w:type="character" w:styleId="CommentReference">
    <w:name w:val="annotation reference"/>
    <w:basedOn w:val="DefaultParagraphFont"/>
    <w:uiPriority w:val="99"/>
    <w:semiHidden/>
    <w:unhideWhenUsed/>
    <w:rsid w:val="007B26E5"/>
    <w:rPr>
      <w:sz w:val="16"/>
      <w:szCs w:val="16"/>
    </w:rPr>
  </w:style>
  <w:style w:type="paragraph" w:styleId="CommentText">
    <w:name w:val="annotation text"/>
    <w:basedOn w:val="Normal"/>
    <w:link w:val="CommentTextChar"/>
    <w:uiPriority w:val="99"/>
    <w:semiHidden/>
    <w:unhideWhenUsed/>
    <w:rsid w:val="007B26E5"/>
    <w:pPr>
      <w:spacing w:line="240" w:lineRule="auto"/>
    </w:pPr>
    <w:rPr>
      <w:sz w:val="20"/>
      <w:szCs w:val="20"/>
    </w:rPr>
  </w:style>
  <w:style w:type="character" w:customStyle="1" w:styleId="CommentTextChar">
    <w:name w:val="Comment Text Char"/>
    <w:basedOn w:val="DefaultParagraphFont"/>
    <w:link w:val="CommentText"/>
    <w:uiPriority w:val="99"/>
    <w:semiHidden/>
    <w:rsid w:val="007B26E5"/>
    <w:rPr>
      <w:sz w:val="20"/>
      <w:szCs w:val="20"/>
    </w:rPr>
  </w:style>
  <w:style w:type="paragraph" w:styleId="CommentSubject">
    <w:name w:val="annotation subject"/>
    <w:basedOn w:val="CommentText"/>
    <w:next w:val="CommentText"/>
    <w:link w:val="CommentSubjectChar"/>
    <w:uiPriority w:val="99"/>
    <w:semiHidden/>
    <w:unhideWhenUsed/>
    <w:rsid w:val="007B26E5"/>
    <w:rPr>
      <w:b/>
      <w:bCs/>
    </w:rPr>
  </w:style>
  <w:style w:type="character" w:customStyle="1" w:styleId="CommentSubjectChar">
    <w:name w:val="Comment Subject Char"/>
    <w:basedOn w:val="CommentTextChar"/>
    <w:link w:val="CommentSubject"/>
    <w:uiPriority w:val="99"/>
    <w:semiHidden/>
    <w:rsid w:val="007B26E5"/>
    <w:rPr>
      <w:b/>
      <w:bCs/>
      <w:sz w:val="20"/>
      <w:szCs w:val="20"/>
    </w:rPr>
  </w:style>
  <w:style w:type="paragraph" w:styleId="BalloonText">
    <w:name w:val="Balloon Text"/>
    <w:basedOn w:val="Normal"/>
    <w:link w:val="BalloonTextChar"/>
    <w:uiPriority w:val="99"/>
    <w:semiHidden/>
    <w:unhideWhenUsed/>
    <w:rsid w:val="007B26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6E5"/>
    <w:rPr>
      <w:rFonts w:ascii="Segoe UI" w:hAnsi="Segoe UI" w:cs="Segoe UI"/>
      <w:sz w:val="18"/>
      <w:szCs w:val="18"/>
    </w:rPr>
  </w:style>
  <w:style w:type="character" w:customStyle="1" w:styleId="Heading4Char">
    <w:name w:val="Heading 4 Char"/>
    <w:basedOn w:val="DefaultParagraphFont"/>
    <w:link w:val="Heading4"/>
    <w:uiPriority w:val="9"/>
    <w:rsid w:val="007B26E5"/>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7B26E5"/>
    <w:rPr>
      <w:rFonts w:asciiTheme="majorHAnsi" w:eastAsiaTheme="majorEastAsia" w:hAnsiTheme="majorHAnsi" w:cstheme="majorBidi"/>
      <w:color w:val="2E74B5" w:themeColor="accent1" w:themeShade="BF"/>
    </w:rPr>
  </w:style>
  <w:style w:type="paragraph" w:styleId="Revision">
    <w:name w:val="Revision"/>
    <w:hidden/>
    <w:uiPriority w:val="99"/>
    <w:semiHidden/>
    <w:rsid w:val="003040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90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F8C70-DA75-4439-A8AB-6F12A9A9D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O. Brown</dc:creator>
  <cp:keywords/>
  <dc:description/>
  <cp:lastModifiedBy>Matthew I. Jondrow</cp:lastModifiedBy>
  <cp:revision>56</cp:revision>
  <cp:lastPrinted>2016-02-05T21:39:00Z</cp:lastPrinted>
  <dcterms:created xsi:type="dcterms:W3CDTF">2016-01-15T22:50:00Z</dcterms:created>
  <dcterms:modified xsi:type="dcterms:W3CDTF">2016-02-05T21:39:00Z</dcterms:modified>
  <cp:contentStatus/>
</cp:coreProperties>
</file>